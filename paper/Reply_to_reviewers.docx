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CD955" w14:textId="4D77AC96" w:rsidR="00CA0871" w:rsidRPr="00CA0871" w:rsidRDefault="00CA0871">
      <w:pPr>
        <w:rPr>
          <w:b/>
          <w:bCs/>
          <w:sz w:val="28"/>
          <w:szCs w:val="28"/>
        </w:rPr>
      </w:pPr>
      <w:r w:rsidRPr="00CA0871">
        <w:rPr>
          <w:b/>
          <w:bCs/>
          <w:sz w:val="28"/>
          <w:szCs w:val="28"/>
        </w:rPr>
        <w:t>Summaries</w:t>
      </w:r>
    </w:p>
    <w:p w14:paraId="64708435" w14:textId="277C843B" w:rsidR="00CA0871" w:rsidRDefault="00EB15E1">
      <w:pPr>
        <w:rPr>
          <w:i/>
          <w:iCs/>
        </w:rPr>
      </w:pPr>
      <w:r w:rsidRPr="00963C43">
        <w:rPr>
          <w:i/>
          <w:iCs/>
        </w:rPr>
        <w:t xml:space="preserve">Reviewer: 1 </w:t>
      </w:r>
      <w:r w:rsidRPr="00963C43">
        <w:rPr>
          <w:i/>
          <w:iCs/>
        </w:rPr>
        <w:br/>
        <w:t xml:space="preserve">Summary: The author </w:t>
      </w:r>
      <w:proofErr w:type="gramStart"/>
      <w:r w:rsidRPr="00963C43">
        <w:rPr>
          <w:i/>
          <w:iCs/>
        </w:rPr>
        <w:t>suggest</w:t>
      </w:r>
      <w:proofErr w:type="gramEnd"/>
      <w:r w:rsidRPr="00963C43">
        <w:rPr>
          <w:i/>
          <w:iCs/>
        </w:rPr>
        <w:t xml:space="preserve"> a combination of semi-automated experimentation and machine learning to optimize RBS sequences in an iterative fashion (design-build-test-learn cycles). </w:t>
      </w:r>
      <w:r w:rsidRPr="00963C43">
        <w:rPr>
          <w:i/>
          <w:iCs/>
        </w:rPr>
        <w:br/>
      </w:r>
      <w:r w:rsidRPr="00963C43">
        <w:rPr>
          <w:i/>
          <w:iCs/>
        </w:rPr>
        <w:br/>
        <w:t xml:space="preserve">Reviewer: 2 </w:t>
      </w:r>
      <w:r w:rsidRPr="00963C43">
        <w:rPr>
          <w:i/>
          <w:iCs/>
        </w:rPr>
        <w:br/>
        <w:t xml:space="preserve">Summary: The authors provide an approach for ML-guided experimental design of bacterial RBSs, with the aim of improving protein expression. They used Gaussian Process Regression to map genotype (core RBS sequence) to phenotype (translation initiation rate, TIR, measured through GFP fluorescence) and batch Upper Confidence Bound-based approach for generating recommendations of sequence designs to be tested in vivo. Four DBTL cycles, which integrated the ML approach with automation and high-throughput data generation, were performed, with the final one achieving up to 34% higher TIR than the benchmark sequence. </w:t>
      </w:r>
      <w:r w:rsidRPr="00963C43">
        <w:rPr>
          <w:i/>
          <w:iCs/>
        </w:rPr>
        <w:br/>
      </w:r>
      <w:r w:rsidRPr="00963C43">
        <w:rPr>
          <w:i/>
          <w:iCs/>
        </w:rPr>
        <w:br/>
        <w:t xml:space="preserve">Reviewer: 3 </w:t>
      </w:r>
      <w:r w:rsidRPr="00963C43">
        <w:rPr>
          <w:i/>
          <w:iCs/>
        </w:rPr>
        <w:br/>
        <w:t xml:space="preserve">Summary: The manuscript from Zhang and colleagues describes the application of active learning </w:t>
      </w:r>
      <w:proofErr w:type="gramStart"/>
      <w:r w:rsidRPr="00963C43">
        <w:rPr>
          <w:i/>
          <w:iCs/>
        </w:rPr>
        <w:t>in order to</w:t>
      </w:r>
      <w:proofErr w:type="gramEnd"/>
      <w:r w:rsidRPr="00963C43">
        <w:rPr>
          <w:i/>
          <w:iCs/>
        </w:rPr>
        <w:t xml:space="preserve"> predict and recommend best RBS sequences for an iterative DBTL cycle. The authors showed that 4 experimental iterations involving a 10% of the full design space was enough </w:t>
      </w:r>
      <w:proofErr w:type="gramStart"/>
      <w:r w:rsidRPr="00963C43">
        <w:rPr>
          <w:i/>
          <w:iCs/>
        </w:rPr>
        <w:t>in order to</w:t>
      </w:r>
      <w:proofErr w:type="gramEnd"/>
      <w:r w:rsidRPr="00963C43">
        <w:rPr>
          <w:i/>
          <w:iCs/>
        </w:rPr>
        <w:t xml:space="preserve"> identify RBS combinations with high performance. </w:t>
      </w:r>
    </w:p>
    <w:p w14:paraId="770C5BFD" w14:textId="347B8FFB" w:rsidR="00EF2393" w:rsidRPr="00963C43" w:rsidRDefault="00EF2393">
      <w:pPr>
        <w:rPr>
          <w:b/>
          <w:bCs/>
        </w:rPr>
      </w:pPr>
      <w:r>
        <w:rPr>
          <w:b/>
          <w:bCs/>
        </w:rPr>
        <w:t xml:space="preserve">Thank you to the reviewers and </w:t>
      </w:r>
      <w:r w:rsidR="00141988">
        <w:rPr>
          <w:b/>
          <w:bCs/>
        </w:rPr>
        <w:t xml:space="preserve">the </w:t>
      </w:r>
      <w:r>
        <w:rPr>
          <w:b/>
          <w:bCs/>
        </w:rPr>
        <w:t xml:space="preserve">editor for recognising the benefits of our integrated approach for using machine learning to design </w:t>
      </w:r>
      <w:r w:rsidR="00517C1D">
        <w:rPr>
          <w:b/>
          <w:bCs/>
        </w:rPr>
        <w:t>ribosome</w:t>
      </w:r>
      <w:r>
        <w:rPr>
          <w:b/>
          <w:bCs/>
        </w:rPr>
        <w:t xml:space="preserve"> binding sites, that produced TIR that is 34% higher than benchmark with only 4 experimental iterations.</w:t>
      </w:r>
    </w:p>
    <w:p w14:paraId="6AA9DCE6" w14:textId="77777777" w:rsidR="004634F3" w:rsidRDefault="00CA0871">
      <w:r>
        <w:rPr>
          <w:b/>
          <w:bCs/>
          <w:sz w:val="28"/>
          <w:szCs w:val="28"/>
        </w:rPr>
        <w:t>Strengths</w:t>
      </w:r>
      <w:r w:rsidR="00EB15E1">
        <w:br/>
      </w:r>
      <w:r w:rsidR="00EB15E1">
        <w:br/>
        <w:t xml:space="preserve">Reviewer: 1 </w:t>
      </w:r>
      <w:r w:rsidR="00EB15E1">
        <w:br/>
        <w:t xml:space="preserve">Strengths: The work is a combination of previously published tools and methods. It is difficult to point to unique assets and/or new findings/tools/methods. </w:t>
      </w:r>
    </w:p>
    <w:p w14:paraId="31083E2B" w14:textId="61CAB092" w:rsidR="008D17FF" w:rsidRDefault="008D17FF">
      <w:pPr>
        <w:rPr>
          <w:b/>
          <w:bCs/>
        </w:rPr>
      </w:pPr>
      <w:proofErr w:type="gramStart"/>
      <w:r>
        <w:rPr>
          <w:b/>
          <w:bCs/>
        </w:rPr>
        <w:t>First of all</w:t>
      </w:r>
      <w:proofErr w:type="gramEnd"/>
      <w:r>
        <w:rPr>
          <w:b/>
          <w:bCs/>
        </w:rPr>
        <w:t xml:space="preserve">, we wanted to thank the Reviewer </w:t>
      </w:r>
      <w:r w:rsidR="00C80446">
        <w:rPr>
          <w:b/>
          <w:bCs/>
        </w:rPr>
        <w:t xml:space="preserve">1 </w:t>
      </w:r>
      <w:r>
        <w:rPr>
          <w:b/>
          <w:bCs/>
        </w:rPr>
        <w:t>for th</w:t>
      </w:r>
      <w:r w:rsidR="0051600D">
        <w:rPr>
          <w:b/>
          <w:bCs/>
        </w:rPr>
        <w:t>eir</w:t>
      </w:r>
      <w:r>
        <w:rPr>
          <w:b/>
          <w:bCs/>
        </w:rPr>
        <w:t xml:space="preserve"> work on this review, we appreciate the </w:t>
      </w:r>
      <w:r w:rsidR="00EF2393">
        <w:rPr>
          <w:b/>
          <w:bCs/>
        </w:rPr>
        <w:t xml:space="preserve">reviewing </w:t>
      </w:r>
      <w:r>
        <w:rPr>
          <w:b/>
          <w:bCs/>
        </w:rPr>
        <w:t xml:space="preserve">effort </w:t>
      </w:r>
      <w:r w:rsidR="00EF2393">
        <w:rPr>
          <w:b/>
          <w:bCs/>
        </w:rPr>
        <w:t>and hope to address all your concerns</w:t>
      </w:r>
      <w:r>
        <w:rPr>
          <w:b/>
          <w:bCs/>
        </w:rPr>
        <w:t>.</w:t>
      </w:r>
    </w:p>
    <w:p w14:paraId="40196177" w14:textId="76627373" w:rsidR="00877DCB" w:rsidRDefault="003A67C0">
      <w:r>
        <w:rPr>
          <w:b/>
          <w:bCs/>
        </w:rPr>
        <w:t xml:space="preserve">Our approaches’ </w:t>
      </w:r>
      <w:r w:rsidR="00C80446">
        <w:rPr>
          <w:b/>
          <w:bCs/>
        </w:rPr>
        <w:t>uniqueness is not in each individual method, but in the cross disciplinary integration of methods into a holistic workflow. We agree with Reviewer 1</w:t>
      </w:r>
      <w:r w:rsidR="00A950F7" w:rsidRPr="5FF9F296">
        <w:rPr>
          <w:b/>
          <w:bCs/>
        </w:rPr>
        <w:t xml:space="preserve"> that pieces of our workflow, namely </w:t>
      </w:r>
      <w:r w:rsidR="37FB3C50" w:rsidRPr="5FF9F296">
        <w:rPr>
          <w:b/>
          <w:bCs/>
        </w:rPr>
        <w:t xml:space="preserve">Weighted </w:t>
      </w:r>
      <w:r w:rsidR="00EE2452">
        <w:rPr>
          <w:b/>
          <w:bCs/>
        </w:rPr>
        <w:t>D</w:t>
      </w:r>
      <w:r w:rsidR="37FB3C50" w:rsidRPr="5FF9F296">
        <w:rPr>
          <w:b/>
          <w:bCs/>
        </w:rPr>
        <w:t xml:space="preserve">egree </w:t>
      </w:r>
      <w:r w:rsidR="00EE2452">
        <w:rPr>
          <w:b/>
          <w:bCs/>
        </w:rPr>
        <w:t>K</w:t>
      </w:r>
      <w:r w:rsidR="37FB3C50" w:rsidRPr="5FF9F296">
        <w:rPr>
          <w:b/>
          <w:bCs/>
        </w:rPr>
        <w:t xml:space="preserve">ernel with shift, </w:t>
      </w:r>
      <w:r w:rsidR="00A950F7" w:rsidRPr="5FF9F296">
        <w:rPr>
          <w:b/>
          <w:bCs/>
        </w:rPr>
        <w:t>Gaussian Process</w:t>
      </w:r>
      <w:r w:rsidR="395E2CA8" w:rsidRPr="5FF9F296">
        <w:rPr>
          <w:b/>
          <w:bCs/>
        </w:rPr>
        <w:t xml:space="preserve"> Regression</w:t>
      </w:r>
      <w:r w:rsidR="00A950F7" w:rsidRPr="5FF9F296">
        <w:rPr>
          <w:b/>
          <w:bCs/>
        </w:rPr>
        <w:t>, Multi-a</w:t>
      </w:r>
      <w:r w:rsidR="00114B84" w:rsidRPr="5FF9F296">
        <w:rPr>
          <w:b/>
          <w:bCs/>
        </w:rPr>
        <w:t xml:space="preserve">rmed </w:t>
      </w:r>
      <w:proofErr w:type="gramStart"/>
      <w:r w:rsidR="00114B84" w:rsidRPr="5FF9F296">
        <w:rPr>
          <w:b/>
          <w:bCs/>
        </w:rPr>
        <w:t>Bandits</w:t>
      </w:r>
      <w:proofErr w:type="gramEnd"/>
      <w:r w:rsidR="00114B84" w:rsidRPr="5FF9F296">
        <w:rPr>
          <w:b/>
          <w:bCs/>
        </w:rPr>
        <w:t xml:space="preserve"> and high-throughput DBTL cycling </w:t>
      </w:r>
      <w:r w:rsidR="00E70889" w:rsidRPr="5FF9F296">
        <w:rPr>
          <w:b/>
          <w:bCs/>
        </w:rPr>
        <w:t>ha</w:t>
      </w:r>
      <w:r w:rsidR="00E70889">
        <w:rPr>
          <w:b/>
          <w:bCs/>
        </w:rPr>
        <w:t>ve</w:t>
      </w:r>
      <w:r w:rsidR="00E70889" w:rsidRPr="5FF9F296">
        <w:rPr>
          <w:b/>
          <w:bCs/>
        </w:rPr>
        <w:t xml:space="preserve"> </w:t>
      </w:r>
      <w:r w:rsidR="00114B84" w:rsidRPr="5FF9F296">
        <w:rPr>
          <w:b/>
          <w:bCs/>
        </w:rPr>
        <w:t xml:space="preserve">been published as separate methods before. However, we are the first to show how they can be combined into </w:t>
      </w:r>
      <w:r w:rsidR="00DB56A1" w:rsidRPr="5FF9F296">
        <w:rPr>
          <w:b/>
          <w:bCs/>
        </w:rPr>
        <w:t>an</w:t>
      </w:r>
      <w:r w:rsidR="00CA2F02" w:rsidRPr="5FF9F296">
        <w:rPr>
          <w:b/>
          <w:bCs/>
        </w:rPr>
        <w:t xml:space="preserve"> efficient</w:t>
      </w:r>
      <w:r w:rsidR="00DB56A1" w:rsidRPr="5FF9F296">
        <w:rPr>
          <w:b/>
          <w:bCs/>
        </w:rPr>
        <w:t xml:space="preserve"> RBS design </w:t>
      </w:r>
      <w:r w:rsidR="001C3C10" w:rsidRPr="5FF9F296">
        <w:rPr>
          <w:b/>
          <w:bCs/>
        </w:rPr>
        <w:t>tool</w:t>
      </w:r>
      <w:r w:rsidR="001C3C10">
        <w:rPr>
          <w:b/>
          <w:bCs/>
        </w:rPr>
        <w:t xml:space="preserve"> and</w:t>
      </w:r>
      <w:r w:rsidR="001B4D22">
        <w:rPr>
          <w:b/>
          <w:bCs/>
        </w:rPr>
        <w:t xml:space="preserve"> demonstrate that it works well together</w:t>
      </w:r>
      <w:r w:rsidR="00CA2F02" w:rsidRPr="5FF9F296">
        <w:rPr>
          <w:b/>
          <w:bCs/>
        </w:rPr>
        <w:t>. This work fits into the rising trend of similar works showing</w:t>
      </w:r>
      <w:r w:rsidR="0060507B" w:rsidRPr="5FF9F296">
        <w:rPr>
          <w:b/>
          <w:bCs/>
        </w:rPr>
        <w:t xml:space="preserve"> use</w:t>
      </w:r>
      <w:r w:rsidR="00CA2F02" w:rsidRPr="5FF9F296">
        <w:rPr>
          <w:b/>
          <w:bCs/>
        </w:rPr>
        <w:t xml:space="preserve"> </w:t>
      </w:r>
      <w:r w:rsidR="005C6F8A">
        <w:rPr>
          <w:b/>
          <w:bCs/>
        </w:rPr>
        <w:t xml:space="preserve">of </w:t>
      </w:r>
      <w:r w:rsidR="00C74AD4" w:rsidRPr="5FF9F296">
        <w:rPr>
          <w:b/>
          <w:bCs/>
        </w:rPr>
        <w:t>machine learning based</w:t>
      </w:r>
      <w:r w:rsidR="00CA2F02" w:rsidRPr="5FF9F296">
        <w:rPr>
          <w:b/>
          <w:bCs/>
        </w:rPr>
        <w:t xml:space="preserve"> methods</w:t>
      </w:r>
      <w:r w:rsidR="00C74AD4" w:rsidRPr="5FF9F296">
        <w:rPr>
          <w:b/>
          <w:bCs/>
        </w:rPr>
        <w:t xml:space="preserve"> in synthetic biology</w:t>
      </w:r>
      <w:r w:rsidR="00CA2F02" w:rsidRPr="5FF9F296">
        <w:rPr>
          <w:b/>
          <w:bCs/>
        </w:rPr>
        <w:t xml:space="preserve">, e.g. compare with </w:t>
      </w:r>
      <w:r w:rsidR="002E626A" w:rsidRPr="5FF9F296">
        <w:rPr>
          <w:b/>
          <w:bCs/>
        </w:rPr>
        <w:t xml:space="preserve">works by </w:t>
      </w:r>
      <w:r w:rsidR="00CE4643" w:rsidRPr="5FF9F296">
        <w:rPr>
          <w:b/>
          <w:bCs/>
        </w:rPr>
        <w:t xml:space="preserve">Jervis </w:t>
      </w:r>
      <w:r w:rsidR="00CE4643" w:rsidRPr="5FF9F296">
        <w:rPr>
          <w:b/>
          <w:bCs/>
          <w:i/>
          <w:iCs/>
        </w:rPr>
        <w:t>et al.</w:t>
      </w:r>
      <w:r w:rsidR="001173A2" w:rsidRPr="5FF9F296">
        <w:rPr>
          <w:b/>
          <w:bCs/>
          <w:i/>
          <w:iCs/>
        </w:rPr>
        <w:t xml:space="preserve"> </w:t>
      </w:r>
      <w:r w:rsidR="008D17FF" w:rsidRPr="5FF9F296">
        <w:rPr>
          <w:b/>
          <w:bCs/>
        </w:rPr>
        <w:fldChar w:fldCharType="begin" w:fldLock="1"/>
      </w:r>
      <w:r w:rsidR="00ED073E">
        <w:rPr>
          <w:b/>
          <w:bCs/>
        </w:rPr>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mendeley":{"formattedCitation":"[1]"},"properties":{"noteIndex":0},"schema":"https://github.com/citation-style-language/schema/raw/master/csl-citation.json"}</w:instrText>
      </w:r>
      <w:r w:rsidR="008D17FF" w:rsidRPr="5FF9F296">
        <w:rPr>
          <w:b/>
          <w:bCs/>
        </w:rPr>
        <w:fldChar w:fldCharType="separate"/>
      </w:r>
      <w:r w:rsidR="00ED073E" w:rsidRPr="00ED073E">
        <w:rPr>
          <w:noProof/>
        </w:rPr>
        <w:t>[1]</w:t>
      </w:r>
      <w:r w:rsidR="008D17FF" w:rsidRPr="5FF9F296">
        <w:rPr>
          <w:b/>
          <w:bCs/>
        </w:rPr>
        <w:fldChar w:fldCharType="end"/>
      </w:r>
      <w:r w:rsidR="005B1F1D" w:rsidRPr="5FF9F296">
        <w:rPr>
          <w:b/>
          <w:bCs/>
        </w:rPr>
        <w:t>, Costello &amp; Garcia Martin</w:t>
      </w:r>
      <w:r w:rsidR="001173A2" w:rsidRPr="5FF9F296">
        <w:rPr>
          <w:b/>
          <w:bCs/>
        </w:rPr>
        <w:t xml:space="preserve"> </w:t>
      </w:r>
      <w:r w:rsidR="008D17FF" w:rsidRPr="5FF9F296">
        <w:rPr>
          <w:b/>
          <w:bCs/>
        </w:rPr>
        <w:fldChar w:fldCharType="begin" w:fldLock="1"/>
      </w:r>
      <w:r w:rsidR="008D17FF" w:rsidRPr="5FF9F296">
        <w:rPr>
          <w:b/>
          <w:bCs/>
        </w:rPr>
        <w:instrText>ADDIN CSL_CITATION {"citationItems":[{"id":"ITEM-1","itemData":{"DOI":"10.1038/s41540-018-0054-3","ISSN":"2056-7189","abstract":"New synthetic biology capabilities hold the promise of dramatically improving our ability to engineer biological systems. However, a fundamental hurdle in realizing this potential is our inability to accurately predict biological behavior after modifying the corresponding genotype. Kinetic models have traditionally been used to predict pathway dynamics in bioengineered systems, but they take significant time to develop, and rely heavily on domain expertise. Here, we show that the combination of machine learning and abundant multiomics data (proteomics and metabolomics) can be used to effectively predict pathway dynamics in an automated fashion. The new method outperforms a classical kinetic model, and produces qualitative and quantitative predictions that can be used to productively guide bioengineering efforts. This method systematically leverages arbitrary amounts of new data to improve predictions, and does not assume any particular interactions, but rather implicitly chooses the most predictive ones.","author":[{"dropping-particle":"","family":"Costello","given":"Zak","non-dropping-particle":"","parse-names":false,"suffix":""},{"dropping-particle":"","family":"Martin","given":"Hector Garcia","non-dropping-particle":"","parse-names":false,"suffix":""}],"container-title":"npj Systems Biology and Applications","id":"ITEM-1","issue":"1","issued":{"date-parts":[["2018"]]},"page":"19","title":"A machine learning approach to predict metabolic pathway dynamics from time-series multiomics data","type":"article-journal","volume":"4"},"uris":["http://www.mendeley.com/documents/?uuid=6edad8a5-e13c-49ae-b499-e2c3270b67f1"]}],"mendeley":{"formattedCitation":"[2]","plainTextFormattedCitation":"[2]","previouslyFormattedCitation":"[2]"},"properties":{"noteIndex":0},"schema":"https://github.com/citation-style-language/schema/raw/master/csl-citation.json"}</w:instrText>
      </w:r>
      <w:r w:rsidR="008D17FF" w:rsidRPr="5FF9F296">
        <w:rPr>
          <w:b/>
          <w:bCs/>
        </w:rPr>
        <w:fldChar w:fldCharType="separate"/>
      </w:r>
      <w:r w:rsidR="00F1536F" w:rsidRPr="5FF9F296">
        <w:rPr>
          <w:noProof/>
        </w:rPr>
        <w:t>[2]</w:t>
      </w:r>
      <w:r w:rsidR="008D17FF" w:rsidRPr="5FF9F296">
        <w:rPr>
          <w:b/>
          <w:bCs/>
        </w:rPr>
        <w:fldChar w:fldCharType="end"/>
      </w:r>
      <w:r w:rsidR="00F95142" w:rsidRPr="5FF9F296">
        <w:rPr>
          <w:b/>
          <w:bCs/>
        </w:rPr>
        <w:t xml:space="preserve"> </w:t>
      </w:r>
      <w:r w:rsidR="005B1F1D" w:rsidRPr="5FF9F296">
        <w:rPr>
          <w:b/>
          <w:bCs/>
        </w:rPr>
        <w:t xml:space="preserve">and </w:t>
      </w:r>
      <w:proofErr w:type="spellStart"/>
      <w:r w:rsidR="00EE4FBA" w:rsidRPr="5FF9F296">
        <w:rPr>
          <w:b/>
          <w:bCs/>
        </w:rPr>
        <w:t>Hollerer</w:t>
      </w:r>
      <w:proofErr w:type="spellEnd"/>
      <w:r w:rsidR="00EE4FBA" w:rsidRPr="5FF9F296">
        <w:rPr>
          <w:b/>
          <w:bCs/>
        </w:rPr>
        <w:t xml:space="preserve"> </w:t>
      </w:r>
      <w:r w:rsidR="00EE4FBA" w:rsidRPr="5FF9F296">
        <w:rPr>
          <w:b/>
          <w:bCs/>
          <w:i/>
          <w:iCs/>
        </w:rPr>
        <w:t>et al.</w:t>
      </w:r>
      <w:r w:rsidR="001173A2" w:rsidRPr="5FF9F296">
        <w:rPr>
          <w:b/>
          <w:bCs/>
          <w:i/>
          <w:iCs/>
        </w:rPr>
        <w:t xml:space="preserve"> </w:t>
      </w:r>
      <w:r w:rsidR="008D17FF" w:rsidRPr="5FF9F296">
        <w:rPr>
          <w:b/>
          <w:bCs/>
          <w:i/>
          <w:iCs/>
        </w:rPr>
        <w:fldChar w:fldCharType="begin" w:fldLock="1"/>
      </w:r>
      <w:r w:rsidR="008D17FF" w:rsidRPr="5FF9F296">
        <w:rPr>
          <w:b/>
          <w:bCs/>
          <w:i/>
          <w:i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8D17FF" w:rsidRPr="5FF9F296">
        <w:rPr>
          <w:b/>
          <w:bCs/>
          <w:i/>
          <w:iCs/>
        </w:rPr>
        <w:fldChar w:fldCharType="separate"/>
      </w:r>
      <w:r w:rsidR="00F1536F" w:rsidRPr="5FF9F296">
        <w:rPr>
          <w:noProof/>
        </w:rPr>
        <w:t>[3]</w:t>
      </w:r>
      <w:r w:rsidR="008D17FF" w:rsidRPr="5FF9F296">
        <w:rPr>
          <w:b/>
          <w:bCs/>
          <w:i/>
          <w:iCs/>
        </w:rPr>
        <w:fldChar w:fldCharType="end"/>
      </w:r>
      <w:r w:rsidR="00AA4CC1" w:rsidRPr="5FF9F296">
        <w:rPr>
          <w:b/>
          <w:bCs/>
          <w:i/>
          <w:iCs/>
        </w:rPr>
        <w:t>.</w:t>
      </w:r>
      <w:r w:rsidR="00AA4CC1" w:rsidRPr="5FF9F296">
        <w:rPr>
          <w:b/>
          <w:bCs/>
        </w:rPr>
        <w:t xml:space="preserve"> </w:t>
      </w:r>
      <w:r w:rsidR="00401D16" w:rsidRPr="5FF9F296">
        <w:rPr>
          <w:b/>
          <w:bCs/>
        </w:rPr>
        <w:t>Compared to th</w:t>
      </w:r>
      <w:r w:rsidR="006C7DD4" w:rsidRPr="5FF9F296">
        <w:rPr>
          <w:b/>
          <w:bCs/>
        </w:rPr>
        <w:t>e cited</w:t>
      </w:r>
      <w:r w:rsidR="00401D16" w:rsidRPr="5FF9F296">
        <w:rPr>
          <w:b/>
          <w:bCs/>
        </w:rPr>
        <w:t xml:space="preserve"> </w:t>
      </w:r>
      <w:r w:rsidR="00484678" w:rsidRPr="5FF9F296">
        <w:rPr>
          <w:b/>
          <w:bCs/>
        </w:rPr>
        <w:t xml:space="preserve">works, </w:t>
      </w:r>
      <w:r w:rsidR="0030077C" w:rsidRPr="5FF9F296">
        <w:rPr>
          <w:b/>
          <w:bCs/>
        </w:rPr>
        <w:t xml:space="preserve">our unique proposition is showing how </w:t>
      </w:r>
      <w:r w:rsidR="00C61B5E" w:rsidRPr="5FF9F296">
        <w:rPr>
          <w:b/>
          <w:bCs/>
        </w:rPr>
        <w:t xml:space="preserve">using even relatively small dataset </w:t>
      </w:r>
      <w:r w:rsidR="001278F0" w:rsidRPr="5FF9F296">
        <w:rPr>
          <w:b/>
          <w:bCs/>
        </w:rPr>
        <w:t xml:space="preserve">effective RBS designs </w:t>
      </w:r>
      <w:r w:rsidR="00694C1D" w:rsidRPr="5FF9F296">
        <w:rPr>
          <w:b/>
          <w:bCs/>
        </w:rPr>
        <w:t xml:space="preserve">can be </w:t>
      </w:r>
      <w:r w:rsidR="00A21BFF" w:rsidRPr="5FF9F296">
        <w:rPr>
          <w:b/>
          <w:bCs/>
        </w:rPr>
        <w:t xml:space="preserve">rationally generated </w:t>
      </w:r>
      <w:r w:rsidR="005550BE" w:rsidRPr="5FF9F296">
        <w:rPr>
          <w:b/>
          <w:bCs/>
        </w:rPr>
        <w:t xml:space="preserve">using </w:t>
      </w:r>
      <w:r w:rsidR="007F1BED" w:rsidRPr="5FF9F296">
        <w:rPr>
          <w:b/>
          <w:bCs/>
        </w:rPr>
        <w:t>machine learning and automated DBTL cycl</w:t>
      </w:r>
      <w:r w:rsidR="001B4D22">
        <w:rPr>
          <w:b/>
          <w:bCs/>
        </w:rPr>
        <w:t>es</w:t>
      </w:r>
      <w:r w:rsidR="007F1BED" w:rsidRPr="5FF9F296">
        <w:rPr>
          <w:b/>
          <w:bCs/>
        </w:rPr>
        <w:t>.</w:t>
      </w:r>
      <w:r w:rsidR="008D17FF">
        <w:br/>
      </w:r>
      <w:r w:rsidR="008D17FF">
        <w:br/>
      </w:r>
      <w:r w:rsidR="00EB15E1">
        <w:t xml:space="preserve">Reviewer: 2 </w:t>
      </w:r>
      <w:r w:rsidR="008D17FF">
        <w:br/>
      </w:r>
      <w:r w:rsidR="00EB15E1">
        <w:t xml:space="preserve">Strengths: This is an important demonstration of the potential that machine learning has as a tool for designing RBSs. The paper is of high quality, technically solid, well written and mostly clear. I </w:t>
      </w:r>
      <w:r w:rsidR="00EB15E1">
        <w:lastRenderedPageBreak/>
        <w:t xml:space="preserve">believe that the contribution of this work is valuable and is worth being published in Synthetic Biology. </w:t>
      </w:r>
    </w:p>
    <w:p w14:paraId="00A17490" w14:textId="78902631" w:rsidR="00AC49BF" w:rsidRDefault="00AC49BF">
      <w:r w:rsidRPr="00AC49BF">
        <w:rPr>
          <w:b/>
          <w:bCs/>
        </w:rPr>
        <w:t xml:space="preserve">Thank </w:t>
      </w:r>
      <w:r w:rsidR="008F1372">
        <w:rPr>
          <w:b/>
          <w:bCs/>
        </w:rPr>
        <w:t>y</w:t>
      </w:r>
      <w:r w:rsidRPr="00AC49BF">
        <w:rPr>
          <w:b/>
          <w:bCs/>
        </w:rPr>
        <w:t>ou</w:t>
      </w:r>
      <w:r>
        <w:rPr>
          <w:b/>
          <w:bCs/>
        </w:rPr>
        <w:t xml:space="preserve">, we appreciate your </w:t>
      </w:r>
      <w:r w:rsidR="008F1372">
        <w:rPr>
          <w:b/>
          <w:bCs/>
        </w:rPr>
        <w:t>support</w:t>
      </w:r>
      <w:r w:rsidR="009C23A2">
        <w:rPr>
          <w:b/>
          <w:bCs/>
        </w:rPr>
        <w:t xml:space="preserve"> and your help with improving this manuscript</w:t>
      </w:r>
      <w:r w:rsidRPr="00AC49BF">
        <w:rPr>
          <w:b/>
          <w:bCs/>
        </w:rPr>
        <w:t>.</w:t>
      </w:r>
      <w:r w:rsidR="00EB15E1">
        <w:br/>
      </w:r>
      <w:r w:rsidR="00EB15E1">
        <w:br/>
        <w:t xml:space="preserve">Reviewer: 3 </w:t>
      </w:r>
      <w:r w:rsidR="00EB15E1">
        <w:br/>
        <w:t xml:space="preserve">Strengths: Reading this study is </w:t>
      </w:r>
      <w:proofErr w:type="gramStart"/>
      <w:r w:rsidR="00EB15E1">
        <w:t>really enjoyable</w:t>
      </w:r>
      <w:proofErr w:type="gramEnd"/>
      <w:r w:rsidR="00EB15E1">
        <w:t xml:space="preserve"> and shows both a machine learning and synthetic biology mind. </w:t>
      </w:r>
      <w:r w:rsidR="00EB15E1">
        <w:br/>
      </w:r>
      <w:r w:rsidR="00EB15E1">
        <w:br/>
        <w:t xml:space="preserve">Results are positive and convincing, i.e., better RBS were successfully designed through the described approach. </w:t>
      </w:r>
      <w:r w:rsidR="00EB15E1">
        <w:br/>
      </w:r>
      <w:r w:rsidR="00EB15E1">
        <w:br/>
        <w:t xml:space="preserve">The authors made use of several iterations of a full DBTL cycle in a biofoundry, involving LEARN stages. </w:t>
      </w:r>
    </w:p>
    <w:p w14:paraId="1155E2FA" w14:textId="641ED8BB" w:rsidR="00CA0871" w:rsidRDefault="009C23A2" w:rsidP="009F7649">
      <w:r w:rsidRPr="00AC49BF">
        <w:rPr>
          <w:b/>
          <w:bCs/>
        </w:rPr>
        <w:t xml:space="preserve">Thank </w:t>
      </w:r>
      <w:r w:rsidR="008F1372">
        <w:rPr>
          <w:b/>
          <w:bCs/>
        </w:rPr>
        <w:t>y</w:t>
      </w:r>
      <w:r w:rsidRPr="00AC49BF">
        <w:rPr>
          <w:b/>
          <w:bCs/>
        </w:rPr>
        <w:t>ou</w:t>
      </w:r>
      <w:r>
        <w:rPr>
          <w:b/>
          <w:bCs/>
        </w:rPr>
        <w:t xml:space="preserve">, we appreciate your </w:t>
      </w:r>
      <w:r w:rsidR="008F1372">
        <w:rPr>
          <w:b/>
          <w:bCs/>
        </w:rPr>
        <w:t>support</w:t>
      </w:r>
      <w:r>
        <w:rPr>
          <w:b/>
          <w:bCs/>
        </w:rPr>
        <w:t xml:space="preserve"> and your help with improving this manuscript</w:t>
      </w:r>
      <w:r w:rsidRPr="00AC49BF">
        <w:rPr>
          <w:b/>
          <w:bCs/>
        </w:rPr>
        <w:t>.</w:t>
      </w:r>
      <w:r w:rsidR="00EB15E1">
        <w:br/>
      </w:r>
      <w:r w:rsidR="00EB15E1">
        <w:br/>
      </w:r>
      <w:r w:rsidR="00EB15E1" w:rsidRPr="00CA0871">
        <w:rPr>
          <w:b/>
          <w:bCs/>
          <w:sz w:val="28"/>
          <w:szCs w:val="28"/>
        </w:rPr>
        <w:t>Major Comments</w:t>
      </w:r>
      <w:r w:rsidR="00EB15E1" w:rsidRPr="00CA0871">
        <w:rPr>
          <w:sz w:val="28"/>
          <w:szCs w:val="28"/>
        </w:rPr>
        <w:t xml:space="preserve"> </w:t>
      </w:r>
    </w:p>
    <w:p w14:paraId="54782703" w14:textId="77777777" w:rsidR="00A405EB" w:rsidRDefault="00EB15E1">
      <w:r>
        <w:br/>
      </w:r>
      <w:r w:rsidR="56647287">
        <w:t xml:space="preserve">Reviewer: 1 </w:t>
      </w:r>
      <w:r>
        <w:br/>
      </w:r>
      <w:r w:rsidR="56647287">
        <w:t xml:space="preserve">More review: - In general, the descriptions in the manuscript lack critical detail (both for experimental and computational works), which makes it impossible to reconstruct or repeat what the authors precisely did. The figure captions are not sufficient to understand the content of the figure (see for instance Fig. S7). The methods section is very much underexplained given the complexity of applied methods (automation etc.). </w:t>
      </w:r>
    </w:p>
    <w:p w14:paraId="662A5FAC" w14:textId="77777777" w:rsidR="0096546F" w:rsidRDefault="00A643C8">
      <w:pPr>
        <w:rPr>
          <w:b/>
          <w:bCs/>
        </w:rPr>
      </w:pPr>
      <w:r>
        <w:rPr>
          <w:b/>
          <w:bCs/>
        </w:rPr>
        <w:t>We</w:t>
      </w:r>
      <w:r w:rsidR="00E30AD9" w:rsidRPr="003E4F39">
        <w:rPr>
          <w:b/>
          <w:bCs/>
        </w:rPr>
        <w:t xml:space="preserve"> have added </w:t>
      </w:r>
      <w:r w:rsidR="003E4F39" w:rsidRPr="003E4F39">
        <w:rPr>
          <w:b/>
          <w:bCs/>
        </w:rPr>
        <w:t>numerous additional details to the methods section both in the main paper and in the supplementary materials.</w:t>
      </w:r>
      <w:r w:rsidR="00FC6AE0">
        <w:t xml:space="preserve"> </w:t>
      </w:r>
      <w:r w:rsidR="00FC6AE0" w:rsidRPr="00D46FDA">
        <w:rPr>
          <w:b/>
          <w:bCs/>
        </w:rPr>
        <w:t xml:space="preserve">We believe that the amount of details </w:t>
      </w:r>
      <w:r w:rsidR="003A5F18" w:rsidRPr="00D46FDA">
        <w:rPr>
          <w:b/>
          <w:bCs/>
        </w:rPr>
        <w:t xml:space="preserve">present in the current revision should allow for reliable reproduction of our methods and the amount of detail </w:t>
      </w:r>
      <w:r w:rsidR="00B4105E" w:rsidRPr="00D46FDA">
        <w:rPr>
          <w:b/>
          <w:bCs/>
        </w:rPr>
        <w:t>is in line with other similar publications</w:t>
      </w:r>
      <w:r w:rsidR="002E2E9D">
        <w:t xml:space="preserve"> </w:t>
      </w:r>
      <w:r w:rsidR="003A5F18">
        <w:t xml:space="preserve"> </w:t>
      </w:r>
      <w:r w:rsidR="00932FF2">
        <w:fldChar w:fldCharType="begin" w:fldLock="1"/>
      </w:r>
      <w:r w:rsidR="00ED073E">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id":"ITEM-2","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Biology","id":"ITEM-2","issue":"6","issued":{"date-parts":[["2019","6","21"]]},"note":"doi: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Learning","type":"article-journal","volume":"8"},"uris":["http://www.mendeley.com/documents/?uuid=bda556fa-5ae4-4471-9a29-8ddae25a24d5"]},{"id":"ITEM-3","itemData":{"DOI":"10.1038/s41540-018-0054-3","ISSN":"2056-7189","abstract":"New synthetic biology capabilities hold the promise of dramatically improving our ability to engineer biological systems. However, a fundamental hurdle in realizing this potential is our inability to accurately predict biological behavior after modifying the corresponding genotype. Kinetic models have traditionally been used to predict pathway dynamics in bioengineered systems, but they take significant time to develop, and rely heavily on domain expertise. Here, we show that the combination of machine learning and abundant multiomics data (proteomics and metabolomics) can be used to effectively predict pathway dynamics in an automated fashion. The new method outperforms a classical kinetic model, and produces qualitative and quantitative predictions that can be used to productively guide bioengineering efforts. This method systematically leverages arbitrary amounts of new data to improve predictions, and does not assume any particular interactions, but rather implicitly chooses the most predictive ones.","author":[{"dropping-particle":"","family":"Costello","given":"Zak","non-dropping-particle":"","parse-names":false,"suffix":""},{"dropping-particle":"","family":"Martin","given":"Hector Garcia","non-dropping-particle":"","parse-names":false,"suffix":""}],"container-title":"npj Systems Biology and Applications","id":"ITEM-3","issue":"1","issued":{"date-parts":[["2018"]]},"page":"19","title":"A machine learning approach to predict metabolic pathway dynamics from time-series multiomics data","type":"article-journal","volume":"4"},"uris":["http://www.mendeley.com/documents/?uuid=6edad8a5-e13c-49ae-b499-e2c3270b67f1"]},{"id":"ITEM-4","itemData":{"DOI":"10.1038/s41467-020-17222-4","ISSN":"2041-1723","abstract":"Predicting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Communications","id":"ITEM-4","issue":"1","issued":{"date-parts":[["2020"]]},"page":"3551","title":"Large-scale DNA-based phenotypic recording and deep learning enable highly accurate sequence-function mapping","type":"article-journal","volume":"11"},"uris":["http://www.mendeley.com/documents/?uuid=859e0a89-cdfe-42d0-8b88-929f4ecdf11e"]}],"mendeley":{"formattedCitation":"[1]–[4]"},"properties":{"noteIndex":0},"schema":"https://github.com/citation-style-language/schema/raw/master/csl-citation.json"}</w:instrText>
      </w:r>
      <w:r w:rsidR="00932FF2">
        <w:fldChar w:fldCharType="separate"/>
      </w:r>
      <w:r w:rsidR="00ED073E" w:rsidRPr="00ED073E">
        <w:rPr>
          <w:noProof/>
        </w:rPr>
        <w:t>[1]–[4]</w:t>
      </w:r>
      <w:r w:rsidR="00932FF2">
        <w:fldChar w:fldCharType="end"/>
      </w:r>
      <w:r w:rsidR="00D46FDA">
        <w:t>.</w:t>
      </w:r>
      <w:r w:rsidR="00C72ED9">
        <w:t xml:space="preserve"> </w:t>
      </w:r>
      <w:r w:rsidR="00C72ED9" w:rsidRPr="009F014C">
        <w:rPr>
          <w:b/>
          <w:bCs/>
        </w:rPr>
        <w:t xml:space="preserve">We have also expanded </w:t>
      </w:r>
      <w:r w:rsidR="009F014C" w:rsidRPr="009F014C">
        <w:rPr>
          <w:b/>
          <w:bCs/>
        </w:rPr>
        <w:t>the supplementary figure captions to explain the</w:t>
      </w:r>
      <w:r w:rsidR="00913316">
        <w:rPr>
          <w:b/>
          <w:bCs/>
        </w:rPr>
        <w:t>ir</w:t>
      </w:r>
      <w:r w:rsidR="009F014C" w:rsidRPr="009F014C">
        <w:rPr>
          <w:b/>
          <w:bCs/>
        </w:rPr>
        <w:t xml:space="preserve"> contents </w:t>
      </w:r>
      <w:r w:rsidR="00C74BC5">
        <w:rPr>
          <w:b/>
          <w:bCs/>
        </w:rPr>
        <w:t>better</w:t>
      </w:r>
      <w:r w:rsidR="009F014C" w:rsidRPr="009F014C">
        <w:rPr>
          <w:b/>
          <w:bCs/>
        </w:rPr>
        <w:t>.</w:t>
      </w:r>
    </w:p>
    <w:p w14:paraId="0F6E6A92" w14:textId="1AEDE6D0" w:rsidR="0096546F" w:rsidRPr="0096546F" w:rsidRDefault="0096546F" w:rsidP="0096546F">
      <w:pPr>
        <w:spacing w:after="0" w:line="240" w:lineRule="auto"/>
        <w:rPr>
          <w:b/>
          <w:bCs/>
        </w:rPr>
      </w:pPr>
      <w:r w:rsidRPr="0096546F">
        <w:rPr>
          <w:b/>
          <w:bCs/>
        </w:rPr>
        <w:t xml:space="preserve">We added the following details to the Laboratory </w:t>
      </w:r>
      <w:r w:rsidR="00C4293F">
        <w:rPr>
          <w:b/>
          <w:bCs/>
        </w:rPr>
        <w:t xml:space="preserve">Methods </w:t>
      </w:r>
      <w:r w:rsidRPr="0096546F">
        <w:rPr>
          <w:b/>
          <w:bCs/>
        </w:rPr>
        <w:t>section:</w:t>
      </w:r>
    </w:p>
    <w:p w14:paraId="19FB27FA"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Volume of reverse primer used in the PCRs</w:t>
      </w:r>
    </w:p>
    <w:p w14:paraId="5339597E"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Mass of plasmid template DNA used in the PCRs</w:t>
      </w:r>
    </w:p>
    <w:p w14:paraId="5A2B0F0A"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 xml:space="preserve">Details of liquid handling for the preparation of the PCR </w:t>
      </w:r>
      <w:proofErr w:type="spellStart"/>
      <w:r w:rsidRPr="0096546F">
        <w:rPr>
          <w:b/>
          <w:bCs/>
        </w:rPr>
        <w:t>mastermix</w:t>
      </w:r>
      <w:proofErr w:type="spellEnd"/>
    </w:p>
    <w:p w14:paraId="40ECCB6C"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for the preparation of ZAG electrophoresis samples</w:t>
      </w:r>
    </w:p>
    <w:p w14:paraId="5744D170"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Relative amounts of DNA parts in assembly reactions</w:t>
      </w:r>
    </w:p>
    <w:p w14:paraId="0623A26A"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for the preparation of DNA assembly reactions</w:t>
      </w:r>
    </w:p>
    <w:p w14:paraId="201A5F21"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 xml:space="preserve">Reworded the sentence describing </w:t>
      </w:r>
      <w:proofErr w:type="spellStart"/>
      <w:r w:rsidRPr="0096546F">
        <w:rPr>
          <w:b/>
          <w:bCs/>
        </w:rPr>
        <w:t>DpnI</w:t>
      </w:r>
      <w:proofErr w:type="spellEnd"/>
      <w:r w:rsidRPr="0096546F">
        <w:rPr>
          <w:b/>
          <w:bCs/>
        </w:rPr>
        <w:t xml:space="preserve"> digestion</w:t>
      </w:r>
    </w:p>
    <w:p w14:paraId="2EC02552"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for E. coli transformation</w:t>
      </w:r>
    </w:p>
    <w:p w14:paraId="1C647456"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for the preparation of glycerol stocks</w:t>
      </w:r>
    </w:p>
    <w:p w14:paraId="54CFCDE6"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Number of replicates for test strain cultures</w:t>
      </w:r>
    </w:p>
    <w:p w14:paraId="431AD569"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Details of liquid handling used to inoculate test strain cultures</w:t>
      </w:r>
    </w:p>
    <w:p w14:paraId="7779E359" w14:textId="77777777" w:rsidR="0096546F" w:rsidRPr="0096546F" w:rsidRDefault="0096546F" w:rsidP="0096546F">
      <w:pPr>
        <w:numPr>
          <w:ilvl w:val="0"/>
          <w:numId w:val="1"/>
        </w:numPr>
        <w:spacing w:before="100" w:beforeAutospacing="1" w:after="100" w:afterAutospacing="1" w:line="240" w:lineRule="auto"/>
        <w:rPr>
          <w:b/>
          <w:bCs/>
        </w:rPr>
      </w:pPr>
      <w:r w:rsidRPr="0096546F">
        <w:rPr>
          <w:b/>
          <w:bCs/>
        </w:rPr>
        <w:t>Reworded the sentences describing IPTG induction of test strain cultures</w:t>
      </w:r>
    </w:p>
    <w:p w14:paraId="49B25F95" w14:textId="77777777" w:rsidR="0096546F" w:rsidRPr="0096546F" w:rsidRDefault="0096546F" w:rsidP="0096546F">
      <w:pPr>
        <w:numPr>
          <w:ilvl w:val="0"/>
          <w:numId w:val="1"/>
        </w:numPr>
        <w:spacing w:before="100" w:beforeAutospacing="1" w:after="100" w:afterAutospacing="1" w:line="240" w:lineRule="auto"/>
        <w:rPr>
          <w:rFonts w:ascii="Segoe UI" w:eastAsia="Times New Roman" w:hAnsi="Segoe UI" w:cs="Segoe UI"/>
          <w:sz w:val="21"/>
          <w:szCs w:val="21"/>
          <w:lang w:eastAsia="en-AU"/>
        </w:rPr>
      </w:pPr>
      <w:r w:rsidRPr="0096546F">
        <w:rPr>
          <w:b/>
          <w:bCs/>
        </w:rPr>
        <w:t>Reworded the sentences describing the microplate spectrophotometry method</w:t>
      </w:r>
      <w:r w:rsidR="00EB15E1">
        <w:br/>
      </w:r>
      <w:r w:rsidR="00EB15E1">
        <w:br/>
      </w:r>
    </w:p>
    <w:p w14:paraId="7D493456" w14:textId="4546D6FC" w:rsidR="000D6536" w:rsidRPr="0096546F" w:rsidRDefault="00EB15E1" w:rsidP="00C4293F">
      <w:pPr>
        <w:spacing w:before="100" w:beforeAutospacing="1" w:after="100" w:afterAutospacing="1" w:line="240" w:lineRule="auto"/>
        <w:rPr>
          <w:rFonts w:ascii="Segoe UI" w:eastAsia="Times New Roman" w:hAnsi="Segoe UI" w:cs="Segoe UI"/>
          <w:sz w:val="21"/>
          <w:szCs w:val="21"/>
          <w:lang w:eastAsia="en-AU"/>
        </w:rPr>
      </w:pPr>
      <w:r>
        <w:lastRenderedPageBreak/>
        <w:t>- It is unclear why the authors choose very strong RBSs as a design goal. This challenge has been amply solved in prior studies and in most optimization cases (</w:t>
      </w:r>
      <w:proofErr w:type="gramStart"/>
      <w:r>
        <w:t>e.g.</w:t>
      </w:r>
      <w:proofErr w:type="gramEnd"/>
      <w:r>
        <w:t xml:space="preserve"> in metabolic pathway optimization) the goal is certainly not to have the strongest RBSs (here fine tuning is key to avoid metabolic burden). </w:t>
      </w:r>
      <w:proofErr w:type="gramStart"/>
      <w:r>
        <w:t>Also</w:t>
      </w:r>
      <w:proofErr w:type="gramEnd"/>
      <w:r>
        <w:t xml:space="preserve"> the claim that the authors have found RBSs “exceeding the currently known strong RBSs” (quote from abstract) is unjustified and also meaningless to a large degree. RBSs are </w:t>
      </w:r>
      <w:proofErr w:type="spellStart"/>
      <w:r>
        <w:t>know</w:t>
      </w:r>
      <w:proofErr w:type="spellEnd"/>
      <w:r>
        <w:t xml:space="preserve"> to be highly dependent on the context (CDS and upstream 5’-UTR). The authors have at most found RBSs that are very strong in their specific context. A comparison to other studies is questionable, there are simply no strong standard RBSs. A similar argument may be made for the claim that the authors have identified “an extensive and reliable library of novel </w:t>
      </w:r>
      <w:proofErr w:type="gramStart"/>
      <w:r>
        <w:t>RBSs“ (</w:t>
      </w:r>
      <w:proofErr w:type="gramEnd"/>
      <w:r>
        <w:t xml:space="preserve">p.2, line 42-43): It is unclear what the authors mean by “extensive” and “reliable” here, and what the “novelty” of the RBS is. Designing novel RBS is by no means a challenge or an achievement given the extremely large sequence space (any RBS that is designed at random has an extremely high chance to never have been tested before). </w:t>
      </w:r>
    </w:p>
    <w:p w14:paraId="2AF11C8A" w14:textId="2D4C0825" w:rsidR="001857EE" w:rsidRPr="001857EE" w:rsidRDefault="00725976">
      <w:pPr>
        <w:rPr>
          <w:b/>
          <w:bCs/>
        </w:rPr>
      </w:pPr>
      <w:r>
        <w:rPr>
          <w:b/>
          <w:bCs/>
        </w:rPr>
        <w:t xml:space="preserve">This comment confounds several different concerns. </w:t>
      </w:r>
      <w:r w:rsidR="00FD72FE" w:rsidRPr="001857EE">
        <w:rPr>
          <w:b/>
          <w:bCs/>
        </w:rPr>
        <w:t xml:space="preserve">Due to </w:t>
      </w:r>
      <w:r w:rsidR="00634BF3">
        <w:rPr>
          <w:b/>
          <w:bCs/>
        </w:rPr>
        <w:t xml:space="preserve">its </w:t>
      </w:r>
      <w:r w:rsidR="00FD72FE" w:rsidRPr="001857EE">
        <w:rPr>
          <w:b/>
          <w:bCs/>
        </w:rPr>
        <w:t>complex nature</w:t>
      </w:r>
      <w:r w:rsidR="001857EE">
        <w:rPr>
          <w:b/>
          <w:bCs/>
        </w:rPr>
        <w:t>,</w:t>
      </w:r>
      <w:r w:rsidR="00FD72FE" w:rsidRPr="001857EE">
        <w:rPr>
          <w:b/>
          <w:bCs/>
        </w:rPr>
        <w:t xml:space="preserve"> we have tried to break down our answer</w:t>
      </w:r>
      <w:r w:rsidR="001857EE" w:rsidRPr="001857EE">
        <w:rPr>
          <w:b/>
          <w:bCs/>
        </w:rPr>
        <w:t xml:space="preserve"> into points addressing specific questions:</w:t>
      </w:r>
    </w:p>
    <w:p w14:paraId="38352FA3" w14:textId="55D5DCA1" w:rsidR="00372515" w:rsidRDefault="001857EE">
      <w:pPr>
        <w:rPr>
          <w:b/>
          <w:bCs/>
        </w:rPr>
      </w:pPr>
      <w:r w:rsidRPr="5FF9F296">
        <w:rPr>
          <w:b/>
          <w:bCs/>
        </w:rPr>
        <w:t>a)</w:t>
      </w:r>
      <w:r w:rsidR="00E42D4E" w:rsidRPr="5FF9F296">
        <w:rPr>
          <w:b/>
          <w:bCs/>
        </w:rPr>
        <w:t xml:space="preserve"> </w:t>
      </w:r>
      <w:r w:rsidR="00551052" w:rsidRPr="5FF9F296">
        <w:rPr>
          <w:b/>
          <w:bCs/>
        </w:rPr>
        <w:t>“</w:t>
      </w:r>
      <w:r w:rsidR="00551052">
        <w:t>It is unclear why the authors choose very strong RBSs as a design goal</w:t>
      </w:r>
      <w:r w:rsidR="00551052" w:rsidRPr="5FF9F296">
        <w:rPr>
          <w:b/>
          <w:bCs/>
        </w:rPr>
        <w:t xml:space="preserve"> </w:t>
      </w:r>
      <w:proofErr w:type="gramStart"/>
      <w:r w:rsidR="00551052" w:rsidRPr="5FF9F296">
        <w:rPr>
          <w:b/>
          <w:bCs/>
        </w:rPr>
        <w:t>“ -</w:t>
      </w:r>
      <w:proofErr w:type="gramEnd"/>
      <w:r w:rsidR="00551052" w:rsidRPr="5FF9F296">
        <w:rPr>
          <w:b/>
          <w:bCs/>
        </w:rPr>
        <w:t xml:space="preserve"> </w:t>
      </w:r>
      <w:r w:rsidR="00E42D4E" w:rsidRPr="5FF9F296">
        <w:rPr>
          <w:b/>
          <w:bCs/>
        </w:rPr>
        <w:t xml:space="preserve">We have chosen </w:t>
      </w:r>
      <w:r w:rsidR="00CA19F7" w:rsidRPr="5FF9F296">
        <w:rPr>
          <w:b/>
          <w:bCs/>
        </w:rPr>
        <w:t>maximising the TIR as our design goal to showcase how the Bandits algorithm can be used</w:t>
      </w:r>
      <w:r w:rsidR="6C638BD2" w:rsidRPr="5FF9F296">
        <w:rPr>
          <w:b/>
          <w:bCs/>
        </w:rPr>
        <w:t xml:space="preserve"> to address exploitation and exploration balance</w:t>
      </w:r>
      <w:r w:rsidR="4001A83B" w:rsidRPr="5FF9F296">
        <w:rPr>
          <w:b/>
          <w:bCs/>
        </w:rPr>
        <w:t xml:space="preserve"> </w:t>
      </w:r>
      <w:r w:rsidR="00C74BC5" w:rsidRPr="5FF9F296">
        <w:rPr>
          <w:b/>
          <w:bCs/>
        </w:rPr>
        <w:t>in</w:t>
      </w:r>
      <w:r w:rsidR="00C74BC5">
        <w:rPr>
          <w:b/>
          <w:bCs/>
        </w:rPr>
        <w:t xml:space="preserve"> a</w:t>
      </w:r>
      <w:r w:rsidR="00C74BC5" w:rsidRPr="5FF9F296">
        <w:rPr>
          <w:b/>
          <w:bCs/>
        </w:rPr>
        <w:t xml:space="preserve"> genetic</w:t>
      </w:r>
      <w:r w:rsidR="00802123" w:rsidRPr="5FF9F296">
        <w:rPr>
          <w:b/>
          <w:bCs/>
        </w:rPr>
        <w:t xml:space="preserve"> part</w:t>
      </w:r>
      <w:r w:rsidR="41C9D118" w:rsidRPr="5FF9F296">
        <w:rPr>
          <w:b/>
          <w:bCs/>
        </w:rPr>
        <w:t xml:space="preserve"> optimisation task</w:t>
      </w:r>
      <w:r w:rsidR="00802123" w:rsidRPr="5FF9F296">
        <w:rPr>
          <w:b/>
          <w:bCs/>
        </w:rPr>
        <w:t xml:space="preserve">, in our case that was </w:t>
      </w:r>
      <w:r w:rsidR="00703FBE" w:rsidRPr="5FF9F296">
        <w:rPr>
          <w:b/>
          <w:bCs/>
        </w:rPr>
        <w:t xml:space="preserve">the </w:t>
      </w:r>
      <w:r w:rsidR="00802123" w:rsidRPr="5FF9F296">
        <w:rPr>
          <w:b/>
          <w:bCs/>
        </w:rPr>
        <w:t xml:space="preserve">TIR of the RBS. </w:t>
      </w:r>
      <w:r w:rsidR="004E5F51">
        <w:rPr>
          <w:b/>
          <w:bCs/>
        </w:rPr>
        <w:t>We have extensively discussed why part design is an important problem in the first paragraph of the manuscript</w:t>
      </w:r>
      <w:r w:rsidR="00F7380F">
        <w:rPr>
          <w:b/>
          <w:bCs/>
        </w:rPr>
        <w:t>, where we</w:t>
      </w:r>
      <w:r w:rsidR="003A699E">
        <w:rPr>
          <w:b/>
          <w:bCs/>
        </w:rPr>
        <w:t xml:space="preserve"> now</w:t>
      </w:r>
      <w:r w:rsidR="00F7380F">
        <w:rPr>
          <w:b/>
          <w:bCs/>
        </w:rPr>
        <w:t xml:space="preserve"> added </w:t>
      </w:r>
      <w:r w:rsidR="00246549">
        <w:rPr>
          <w:b/>
          <w:bCs/>
        </w:rPr>
        <w:t>a sentence explaining the need for part design</w:t>
      </w:r>
      <w:r w:rsidR="004E5F51">
        <w:rPr>
          <w:b/>
          <w:bCs/>
        </w:rPr>
        <w:t>:</w:t>
      </w:r>
    </w:p>
    <w:p w14:paraId="466BE922" w14:textId="27CD580D" w:rsidR="004E5F51" w:rsidRDefault="002D58A5">
      <w:pPr>
        <w:rPr>
          <w:b/>
          <w:bCs/>
        </w:rPr>
      </w:pPr>
      <w:r>
        <w:rPr>
          <w:noProof/>
        </w:rPr>
        <w:drawing>
          <wp:inline distT="0" distB="0" distL="0" distR="0" wp14:anchorId="0BB7AA44" wp14:editId="64EA6DD1">
            <wp:extent cx="5731510" cy="14173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17320"/>
                    </a:xfrm>
                    <a:prstGeom prst="rect">
                      <a:avLst/>
                    </a:prstGeom>
                  </pic:spPr>
                </pic:pic>
              </a:graphicData>
            </a:graphic>
          </wp:inline>
        </w:drawing>
      </w:r>
    </w:p>
    <w:p w14:paraId="0DCFFA35" w14:textId="16388EB5" w:rsidR="002466E8" w:rsidRDefault="00DC5D78">
      <w:pPr>
        <w:rPr>
          <w:b/>
          <w:bCs/>
        </w:rPr>
      </w:pPr>
      <w:r w:rsidRPr="5FF9F296">
        <w:rPr>
          <w:b/>
          <w:bCs/>
        </w:rPr>
        <w:t xml:space="preserve">We agree with the sentiment that optimisation </w:t>
      </w:r>
      <w:r w:rsidR="00533691" w:rsidRPr="5FF9F296">
        <w:rPr>
          <w:b/>
          <w:bCs/>
        </w:rPr>
        <w:t xml:space="preserve">will not usually mean </w:t>
      </w:r>
      <w:r w:rsidR="00A701CC" w:rsidRPr="5FF9F296">
        <w:rPr>
          <w:b/>
          <w:bCs/>
        </w:rPr>
        <w:t xml:space="preserve">maximisation in </w:t>
      </w:r>
      <w:r w:rsidR="00204357" w:rsidRPr="5FF9F296">
        <w:rPr>
          <w:b/>
          <w:bCs/>
        </w:rPr>
        <w:t>more complex metabolic engineering uses, but it is an appropriate function for a relatively simple case like ours</w:t>
      </w:r>
      <w:r w:rsidR="00C308FD" w:rsidRPr="5FF9F296">
        <w:rPr>
          <w:b/>
          <w:bCs/>
        </w:rPr>
        <w:t xml:space="preserve">, where </w:t>
      </w:r>
      <w:r w:rsidR="5F78097F" w:rsidRPr="5FF9F296">
        <w:rPr>
          <w:b/>
          <w:bCs/>
        </w:rPr>
        <w:t xml:space="preserve">the </w:t>
      </w:r>
      <w:r w:rsidR="00C308FD" w:rsidRPr="5FF9F296">
        <w:rPr>
          <w:b/>
          <w:bCs/>
        </w:rPr>
        <w:t>focus is put on the part itself</w:t>
      </w:r>
      <w:r w:rsidR="00695CC3" w:rsidRPr="5FF9F296">
        <w:rPr>
          <w:b/>
          <w:bCs/>
        </w:rPr>
        <w:t xml:space="preserve"> (compare, for example, </w:t>
      </w:r>
      <w:r w:rsidR="00326267" w:rsidRPr="5FF9F296">
        <w:rPr>
          <w:b/>
          <w:bCs/>
        </w:rPr>
        <w:t xml:space="preserve">work by Jervis </w:t>
      </w:r>
      <w:r w:rsidR="00326267" w:rsidRPr="5FF9F296">
        <w:rPr>
          <w:b/>
          <w:bCs/>
          <w:i/>
          <w:iCs/>
        </w:rPr>
        <w:t>et al.</w:t>
      </w:r>
      <w:r w:rsidR="00326267" w:rsidRPr="5FF9F296">
        <w:rPr>
          <w:b/>
          <w:bCs/>
        </w:rPr>
        <w:t xml:space="preserve"> </w:t>
      </w:r>
      <w:r w:rsidR="001857EE" w:rsidRPr="5FF9F296">
        <w:rPr>
          <w:b/>
          <w:bCs/>
        </w:rPr>
        <w:fldChar w:fldCharType="begin" w:fldLock="1"/>
      </w:r>
      <w:r w:rsidR="00ED073E">
        <w:rPr>
          <w:b/>
          <w:bCs/>
        </w:rPr>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mendeley":{"formattedCitation":"[1]"},"properties":{"noteIndex":0},"schema":"https://github.com/citation-style-language/schema/raw/master/csl-citation.json"}</w:instrText>
      </w:r>
      <w:r w:rsidR="001857EE" w:rsidRPr="5FF9F296">
        <w:rPr>
          <w:b/>
          <w:bCs/>
        </w:rPr>
        <w:fldChar w:fldCharType="separate"/>
      </w:r>
      <w:r w:rsidR="00ED073E" w:rsidRPr="00ED073E">
        <w:rPr>
          <w:noProof/>
        </w:rPr>
        <w:t>[1]</w:t>
      </w:r>
      <w:r w:rsidR="001857EE" w:rsidRPr="5FF9F296">
        <w:rPr>
          <w:b/>
          <w:bCs/>
        </w:rPr>
        <w:fldChar w:fldCharType="end"/>
      </w:r>
      <w:r w:rsidR="00160274" w:rsidRPr="5FF9F296">
        <w:rPr>
          <w:b/>
          <w:bCs/>
        </w:rPr>
        <w:t xml:space="preserve"> </w:t>
      </w:r>
      <w:r w:rsidR="00695CC3" w:rsidRPr="5FF9F296">
        <w:rPr>
          <w:b/>
          <w:bCs/>
        </w:rPr>
        <w:t>with</w:t>
      </w:r>
      <w:r w:rsidR="00326267" w:rsidRPr="5FF9F296">
        <w:rPr>
          <w:b/>
          <w:bCs/>
        </w:rPr>
        <w:t xml:space="preserve"> that </w:t>
      </w:r>
      <w:r w:rsidR="00B40A3B" w:rsidRPr="5FF9F296">
        <w:rPr>
          <w:b/>
          <w:bCs/>
        </w:rPr>
        <w:t>of</w:t>
      </w:r>
      <w:r w:rsidR="00695CC3" w:rsidRPr="5FF9F296">
        <w:rPr>
          <w:b/>
          <w:bCs/>
        </w:rPr>
        <w:t xml:space="preserve"> </w:t>
      </w:r>
      <w:proofErr w:type="spellStart"/>
      <w:r w:rsidR="00695CC3" w:rsidRPr="5FF9F296">
        <w:rPr>
          <w:b/>
          <w:bCs/>
        </w:rPr>
        <w:t>Hollerer</w:t>
      </w:r>
      <w:proofErr w:type="spellEnd"/>
      <w:r w:rsidR="00326267" w:rsidRPr="5FF9F296">
        <w:rPr>
          <w:b/>
          <w:bCs/>
        </w:rPr>
        <w:t xml:space="preserve"> </w:t>
      </w:r>
      <w:r w:rsidR="00326267" w:rsidRPr="5FF9F296">
        <w:rPr>
          <w:b/>
          <w:bCs/>
          <w:i/>
          <w:iCs/>
        </w:rPr>
        <w:t>et al</w:t>
      </w:r>
      <w:r w:rsidR="00204357" w:rsidRPr="5FF9F296">
        <w:rPr>
          <w:b/>
          <w:bCs/>
          <w:i/>
          <w:iCs/>
        </w:rPr>
        <w:t>.</w:t>
      </w:r>
      <w:r w:rsidR="00160274" w:rsidRPr="5FF9F296">
        <w:rPr>
          <w:b/>
          <w:bCs/>
        </w:rPr>
        <w:t xml:space="preserve"> </w:t>
      </w:r>
      <w:r w:rsidR="001857EE" w:rsidRPr="5FF9F296">
        <w:rPr>
          <w:b/>
          <w:bCs/>
        </w:rPr>
        <w:fldChar w:fldCharType="begin" w:fldLock="1"/>
      </w:r>
      <w:r w:rsidR="001857EE" w:rsidRPr="5FF9F296">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1857EE" w:rsidRPr="5FF9F296">
        <w:rPr>
          <w:b/>
          <w:bCs/>
        </w:rPr>
        <w:fldChar w:fldCharType="separate"/>
      </w:r>
      <w:r w:rsidR="00160274" w:rsidRPr="5FF9F296">
        <w:rPr>
          <w:noProof/>
        </w:rPr>
        <w:t>[3]</w:t>
      </w:r>
      <w:r w:rsidR="001857EE" w:rsidRPr="5FF9F296">
        <w:rPr>
          <w:b/>
          <w:bCs/>
        </w:rPr>
        <w:fldChar w:fldCharType="end"/>
      </w:r>
      <w:r w:rsidR="00B40A3B" w:rsidRPr="5FF9F296">
        <w:rPr>
          <w:b/>
          <w:bCs/>
        </w:rPr>
        <w:t>. The former focuses on RBS use</w:t>
      </w:r>
      <w:r w:rsidR="00456597" w:rsidRPr="5FF9F296">
        <w:rPr>
          <w:b/>
          <w:bCs/>
        </w:rPr>
        <w:t xml:space="preserve"> </w:t>
      </w:r>
      <w:r w:rsidR="00B40A3B" w:rsidRPr="5FF9F296">
        <w:rPr>
          <w:b/>
          <w:bCs/>
        </w:rPr>
        <w:t xml:space="preserve">in </w:t>
      </w:r>
      <w:r w:rsidR="2C71210C" w:rsidRPr="5FF9F296">
        <w:rPr>
          <w:b/>
          <w:bCs/>
        </w:rPr>
        <w:t xml:space="preserve">a </w:t>
      </w:r>
      <w:r w:rsidR="00B40A3B" w:rsidRPr="5FF9F296">
        <w:rPr>
          <w:b/>
          <w:bCs/>
        </w:rPr>
        <w:t xml:space="preserve">wider context, while the latter focuses on the part itself, </w:t>
      </w:r>
      <w:proofErr w:type="gramStart"/>
      <w:r w:rsidR="00456597" w:rsidRPr="5FF9F296">
        <w:rPr>
          <w:b/>
          <w:bCs/>
        </w:rPr>
        <w:t>similar to</w:t>
      </w:r>
      <w:proofErr w:type="gramEnd"/>
      <w:r w:rsidR="00456597" w:rsidRPr="5FF9F296">
        <w:rPr>
          <w:b/>
          <w:bCs/>
        </w:rPr>
        <w:t xml:space="preserve"> our work</w:t>
      </w:r>
      <w:r w:rsidR="00F6732C" w:rsidRPr="5FF9F296">
        <w:rPr>
          <w:b/>
          <w:bCs/>
        </w:rPr>
        <w:t>)</w:t>
      </w:r>
      <w:r w:rsidR="00456597" w:rsidRPr="5FF9F296">
        <w:rPr>
          <w:b/>
          <w:bCs/>
        </w:rPr>
        <w:t>.</w:t>
      </w:r>
      <w:r w:rsidR="00B40A3B" w:rsidRPr="5FF9F296">
        <w:rPr>
          <w:b/>
          <w:bCs/>
        </w:rPr>
        <w:t xml:space="preserve"> </w:t>
      </w:r>
      <w:r w:rsidR="00607F02" w:rsidRPr="5FF9F296">
        <w:rPr>
          <w:b/>
          <w:bCs/>
        </w:rPr>
        <w:t>Additionally, a</w:t>
      </w:r>
      <w:r w:rsidR="00FF3FCE" w:rsidRPr="5FF9F296">
        <w:rPr>
          <w:b/>
          <w:bCs/>
        </w:rPr>
        <w:t>s mentioned throughout the text, our algorithm can be used to find a range of TIRs</w:t>
      </w:r>
      <w:r w:rsidR="002466E8" w:rsidRPr="5FF9F296">
        <w:rPr>
          <w:b/>
          <w:bCs/>
        </w:rPr>
        <w:t>, we are reiterating this point now with the new paragraph in the discussion section:</w:t>
      </w:r>
    </w:p>
    <w:p w14:paraId="79DF8FDC" w14:textId="5F87BE99" w:rsidR="002C36FC" w:rsidRDefault="3F5D48CC">
      <w:pPr>
        <w:rPr>
          <w:b/>
          <w:bCs/>
        </w:rPr>
      </w:pPr>
      <w:commentRangeStart w:id="0"/>
      <w:commentRangeStart w:id="1"/>
      <w:commentRangeStart w:id="2"/>
      <w:commentRangeStart w:id="3"/>
      <w:r>
        <w:rPr>
          <w:noProof/>
        </w:rPr>
        <w:drawing>
          <wp:inline distT="0" distB="0" distL="0" distR="0" wp14:anchorId="38A0AD1A" wp14:editId="7D90F5F5">
            <wp:extent cx="5731510" cy="866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5731510" cy="866775"/>
                    </a:xfrm>
                    <a:prstGeom prst="rect">
                      <a:avLst/>
                    </a:prstGeom>
                  </pic:spPr>
                </pic:pic>
              </a:graphicData>
            </a:graphic>
          </wp:inline>
        </w:drawing>
      </w:r>
      <w:commentRangeEnd w:id="0"/>
      <w:r w:rsidR="00CB043F">
        <w:rPr>
          <w:rStyle w:val="CommentReference"/>
        </w:rPr>
        <w:commentReference w:id="0"/>
      </w:r>
      <w:commentRangeEnd w:id="1"/>
      <w:r w:rsidR="00CB043F">
        <w:rPr>
          <w:rStyle w:val="CommentReference"/>
        </w:rPr>
        <w:commentReference w:id="1"/>
      </w:r>
      <w:commentRangeEnd w:id="2"/>
      <w:r w:rsidR="00CB043F">
        <w:rPr>
          <w:rStyle w:val="CommentReference"/>
        </w:rPr>
        <w:commentReference w:id="2"/>
      </w:r>
      <w:commentRangeEnd w:id="3"/>
      <w:r w:rsidR="00CB043F">
        <w:rPr>
          <w:rStyle w:val="CommentReference"/>
        </w:rPr>
        <w:commentReference w:id="3"/>
      </w:r>
    </w:p>
    <w:p w14:paraId="20015B35" w14:textId="51A4EC31" w:rsidR="002A7B93" w:rsidRDefault="003E2225" w:rsidP="003E2225">
      <w:pPr>
        <w:rPr>
          <w:b/>
          <w:bCs/>
        </w:rPr>
      </w:pPr>
      <w:r>
        <w:rPr>
          <w:b/>
          <w:bCs/>
        </w:rPr>
        <w:t xml:space="preserve">b) </w:t>
      </w:r>
      <w:r w:rsidR="004D56BD">
        <w:rPr>
          <w:b/>
          <w:bCs/>
        </w:rPr>
        <w:t>“</w:t>
      </w:r>
      <w:r w:rsidR="004D56BD">
        <w:t xml:space="preserve">The authors have at most found RBSs that are very strong in their specific context.” - </w:t>
      </w:r>
      <w:r w:rsidR="00D0136E">
        <w:rPr>
          <w:b/>
          <w:bCs/>
        </w:rPr>
        <w:t xml:space="preserve">We agree that the TIR of an RBS will be context dependent. </w:t>
      </w:r>
      <w:r w:rsidR="00060596">
        <w:rPr>
          <w:b/>
          <w:bCs/>
        </w:rPr>
        <w:t>In this study we strived to create easily reproducible conditions, which have been commonly used to study and characterize</w:t>
      </w:r>
      <w:r w:rsidR="00DE1BFC">
        <w:rPr>
          <w:b/>
          <w:bCs/>
        </w:rPr>
        <w:t>s</w:t>
      </w:r>
      <w:r w:rsidR="00060596">
        <w:rPr>
          <w:b/>
          <w:bCs/>
        </w:rPr>
        <w:t xml:space="preserve"> number of types of genetic elements, </w:t>
      </w:r>
      <w:r w:rsidR="00DA18B2">
        <w:rPr>
          <w:b/>
          <w:bCs/>
        </w:rPr>
        <w:t>including, but not limited to, as part of the iGEM competition</w:t>
      </w:r>
      <w:r w:rsidR="006F66EA">
        <w:rPr>
          <w:b/>
          <w:bCs/>
        </w:rPr>
        <w:t xml:space="preserve"> (</w:t>
      </w:r>
      <w:r w:rsidR="00870736">
        <w:rPr>
          <w:b/>
          <w:bCs/>
        </w:rPr>
        <w:t xml:space="preserve">see the </w:t>
      </w:r>
      <w:r w:rsidR="00870736">
        <w:rPr>
          <w:b/>
          <w:bCs/>
        </w:rPr>
        <w:lastRenderedPageBreak/>
        <w:t xml:space="preserve">recent work by Beal </w:t>
      </w:r>
      <w:r w:rsidR="00870736" w:rsidRPr="00F27E4A">
        <w:rPr>
          <w:b/>
          <w:bCs/>
          <w:i/>
          <w:iCs/>
        </w:rPr>
        <w:t xml:space="preserve">et al. </w:t>
      </w:r>
      <w:r w:rsidR="00F63E46">
        <w:rPr>
          <w:b/>
          <w:bCs/>
          <w:i/>
          <w:iCs/>
        </w:rPr>
        <w:fldChar w:fldCharType="begin" w:fldLock="1"/>
      </w:r>
      <w:r w:rsidR="00F9583F">
        <w:rPr>
          <w:b/>
          <w:bCs/>
          <w:i/>
          <w:iCs/>
        </w:rPr>
        <w:instrText>ADDIN CSL_CITATION {"citationItems":[{"id":"ITEM-1","itemData":{"abstract":"Reproducibility is a key challenge of synthetic biology, but the foundation of reproducibility is only as solid as the reference materials it is built upon. Here we focus on the reproducibility of fluorescence measurements from bacteria transformed with engineered genetic constructs. This comparative analysis comprises three large interlaboratory studies using flow cytometry and plate readers, identical genetic constructs, and compatible unit calibration protocols. Across all three studies, we find similarly high precision in the calibrants used for plate readers. We also find that fluorescence measurements agree closely across the flow cytometry results and two years of plate reader results, with an average standard deviation of 1.52-fold, while the third year of plate reader results are consistently shifted by more than an order of magnitude, with an average shift of 28.9-fold. Analyzing possible sources of error indicates this shift is due to incorrect preparation of the fluorescein calibrant. These findings suggest that measuring fluorescence from engineered constructs is highly reproducible, but also that there is a critical need for access to quality controlled fluorescent calibrants for plate readers.","author":[{"dropping-particle":"","family":"Beal","given":"Jacob","non-dropping-particle":"","parse-names":false,"suffix":""},{"dropping-particle":"","family":"Baldwin","given":"Geoff S","non-dropping-particle":"","parse-names":false,"suffix":""},{"dropping-particle":"","family":"Farny","given":"Natalie G","non-dropping-particle":"","parse-names":false,"suffix":""},{"dropping-particle":"","family":"Gershater","given":"Markus","non-dropping-particle":"","parse-names":false,"suffix":""},{"dropping-particle":"","family":"Haddock-Angelli","given":"Traci","non-dropping-particle":"","parse-names":false,"suffix":""},{"dropping-particle":"","family":"Buckley-Taylor","given":"Russell","non-dropping-particle":"","parse-names":false,"suffix":""},{"dropping-particle":"","family":"Dwijayanti","given":"Ari","non-dropping-particle":"","parse-names":false,"suffix":""},{"dropping-particle":"","family":"Kiga","given":"Daisuke","non-dropping-particle":"","parse-names":false,"suffix":""},{"dropping-particle":"","family":"Lizarazo","given":"Meagan","non-dropping-particle":"","parse-names":false,"suffix":""},{"dropping-particle":"","family":"Marken","given":"John","non-dropping-particle":"","parse-names":false,"suffix":""},{"dropping-particle":"","family":"Mora","given":"Kim","non-dropping-particle":"de","parse-names":false,"suffix":""},{"dropping-particle":"","family":"Rettberg","given":"Randy","non-dropping-particle":"","parse-names":false,"suffix":""},{"dropping-particle":"","family":"Sanchania","given":"Vishal","non-dropping-particle":"","parse-names":false,"suffix":""},{"dropping-particle":"","family":"Selvarajah","given":"Vinoo","non-dropping-particle":"","parse-names":false,"suffix":""},{"dropping-particle":"","family":"Sison","given":"Abigail","non-dropping-particle":"","parse-names":false,"suffix":""},{"dropping-particle":"","family":"Storch","given":"Marko","non-dropping-particle":"","parse-names":false,"suffix":""},{"dropping-particle":"","family":"Workman","given":"Christopher T","non-dropping-particle":"","parse-names":false,"suffix":""},{"dropping-particle":"","family":"Contributors","given":"the iGEM Interlab Study","non-dropping-particle":"","parse-names":false,"suffix":""}],"container-title":"PLOS ONE","id":"ITEM-1","issue":"6","issued":{"date-parts":[["2021","6","7"]]},"page":"e0252263","publisher":"Public Library of Science","title":"Comparative analysis of three studies measuring fluorescence from engineered bacterial genetic constructs","type":"article-journal","volume":"16"},"uris":["http://www.mendeley.com/documents/?uuid=7db7c666-83b8-4bee-9674-e20b11a85712"]}],"mendeley":{"formattedCitation":"[5]","plainTextFormattedCitation":"[5]","previouslyFormattedCitation":"[5]"},"properties":{"noteIndex":0},"schema":"https://github.com/citation-style-language/schema/raw/master/csl-citation.json"}</w:instrText>
      </w:r>
      <w:r w:rsidR="00F63E46">
        <w:rPr>
          <w:b/>
          <w:bCs/>
          <w:i/>
          <w:iCs/>
        </w:rPr>
        <w:fldChar w:fldCharType="separate"/>
      </w:r>
      <w:r w:rsidR="00932FF2" w:rsidRPr="00932FF2">
        <w:rPr>
          <w:bCs/>
          <w:iCs/>
          <w:noProof/>
        </w:rPr>
        <w:t>[5]</w:t>
      </w:r>
      <w:r w:rsidR="00F63E46">
        <w:rPr>
          <w:b/>
          <w:bCs/>
          <w:i/>
          <w:iCs/>
        </w:rPr>
        <w:fldChar w:fldCharType="end"/>
      </w:r>
      <w:r w:rsidR="001C36F0">
        <w:rPr>
          <w:b/>
          <w:bCs/>
          <w:i/>
          <w:iCs/>
        </w:rPr>
        <w:t>)</w:t>
      </w:r>
      <w:r w:rsidR="00DA18B2">
        <w:rPr>
          <w:b/>
          <w:bCs/>
        </w:rPr>
        <w:t xml:space="preserve">. </w:t>
      </w:r>
      <w:r w:rsidR="00F649CD">
        <w:rPr>
          <w:b/>
          <w:bCs/>
        </w:rPr>
        <w:t>In our text, w</w:t>
      </w:r>
      <w:r w:rsidR="007B77B8">
        <w:rPr>
          <w:b/>
          <w:bCs/>
        </w:rPr>
        <w:t>e</w:t>
      </w:r>
      <w:r w:rsidR="00F649CD">
        <w:rPr>
          <w:b/>
          <w:bCs/>
        </w:rPr>
        <w:t xml:space="preserve"> do not</w:t>
      </w:r>
      <w:r w:rsidR="007B77B8">
        <w:rPr>
          <w:b/>
          <w:bCs/>
        </w:rPr>
        <w:t xml:space="preserve"> </w:t>
      </w:r>
      <w:r w:rsidR="00D30AC2">
        <w:rPr>
          <w:b/>
          <w:bCs/>
        </w:rPr>
        <w:t>suggest</w:t>
      </w:r>
      <w:r w:rsidR="007B77B8">
        <w:rPr>
          <w:b/>
          <w:bCs/>
        </w:rPr>
        <w:t xml:space="preserve"> a standard, high strength RBS exists, we merely </w:t>
      </w:r>
      <w:r w:rsidR="00792F3E">
        <w:rPr>
          <w:b/>
          <w:bCs/>
        </w:rPr>
        <w:t>say that: “</w:t>
      </w:r>
      <w:r w:rsidR="006D6B73" w:rsidRPr="006D6B73">
        <w:rPr>
          <w:b/>
          <w:bCs/>
        </w:rPr>
        <w:t>This</w:t>
      </w:r>
      <w:r w:rsidR="006D6B73">
        <w:rPr>
          <w:b/>
          <w:bCs/>
        </w:rPr>
        <w:t xml:space="preserve"> [our benchmark RBS]</w:t>
      </w:r>
      <w:r w:rsidR="006D6B73" w:rsidRPr="006D6B73">
        <w:rPr>
          <w:b/>
          <w:bCs/>
        </w:rPr>
        <w:t xml:space="preserve"> sequence is known to have a very high TIR and is present in the </w:t>
      </w:r>
      <w:proofErr w:type="spellStart"/>
      <w:r w:rsidR="006D6B73" w:rsidRPr="006D6B73">
        <w:rPr>
          <w:b/>
          <w:bCs/>
        </w:rPr>
        <w:t>pBb</w:t>
      </w:r>
      <w:proofErr w:type="spellEnd"/>
      <w:r w:rsidR="006D6B73" w:rsidRPr="006D6B73">
        <w:rPr>
          <w:b/>
          <w:bCs/>
        </w:rPr>
        <w:t xml:space="preserve"> series of plasmids</w:t>
      </w:r>
      <w:r w:rsidR="006D6B73">
        <w:rPr>
          <w:b/>
          <w:bCs/>
        </w:rPr>
        <w:t>”.</w:t>
      </w:r>
      <w:r w:rsidR="00EA3D44">
        <w:rPr>
          <w:b/>
          <w:bCs/>
        </w:rPr>
        <w:t xml:space="preserve"> </w:t>
      </w:r>
      <w:r w:rsidR="00D31C48">
        <w:rPr>
          <w:b/>
          <w:bCs/>
        </w:rPr>
        <w:t xml:space="preserve">We have modified </w:t>
      </w:r>
      <w:r w:rsidR="00C77FE9">
        <w:rPr>
          <w:b/>
          <w:bCs/>
        </w:rPr>
        <w:t xml:space="preserve">the beginning of </w:t>
      </w:r>
      <w:r w:rsidR="00341567">
        <w:rPr>
          <w:b/>
          <w:bCs/>
        </w:rPr>
        <w:t>the last paragraph in Section 3.1 to:</w:t>
      </w:r>
    </w:p>
    <w:p w14:paraId="6506D562" w14:textId="62A6784F" w:rsidR="00341567" w:rsidRDefault="00341567" w:rsidP="003E2225">
      <w:pPr>
        <w:rPr>
          <w:b/>
          <w:bCs/>
        </w:rPr>
      </w:pPr>
      <w:r>
        <w:rPr>
          <w:noProof/>
        </w:rPr>
        <w:drawing>
          <wp:inline distT="0" distB="0" distL="0" distR="0" wp14:anchorId="27625C52" wp14:editId="6EDF26C6">
            <wp:extent cx="5731510" cy="520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20700"/>
                    </a:xfrm>
                    <a:prstGeom prst="rect">
                      <a:avLst/>
                    </a:prstGeom>
                  </pic:spPr>
                </pic:pic>
              </a:graphicData>
            </a:graphic>
          </wp:inline>
        </w:drawing>
      </w:r>
    </w:p>
    <w:p w14:paraId="2738CC34" w14:textId="21417510" w:rsidR="005916E7" w:rsidRDefault="002A7B93" w:rsidP="003E2225">
      <w:pPr>
        <w:rPr>
          <w:b/>
          <w:bCs/>
        </w:rPr>
      </w:pPr>
      <w:r>
        <w:rPr>
          <w:b/>
          <w:bCs/>
        </w:rPr>
        <w:t xml:space="preserve">c) </w:t>
      </w:r>
      <w:r w:rsidR="00015D7D">
        <w:rPr>
          <w:b/>
          <w:bCs/>
        </w:rPr>
        <w:t>“</w:t>
      </w:r>
      <w:r w:rsidR="00015D7D">
        <w:t xml:space="preserve">A similar argument may be made for the claim that the authors have identified “an extensive and reliable library of novel RBSs“ (p.2, line 42-43): It is unclear what the authors mean by “extensive” and “reliable” here, and what the “novelty” of the RBS is” - </w:t>
      </w:r>
      <w:r w:rsidR="00A450F3">
        <w:rPr>
          <w:b/>
          <w:bCs/>
        </w:rPr>
        <w:t xml:space="preserve">There is currently a very small selection of </w:t>
      </w:r>
      <w:r w:rsidR="00882A4E">
        <w:rPr>
          <w:b/>
          <w:bCs/>
        </w:rPr>
        <w:t xml:space="preserve">commonly used </w:t>
      </w:r>
      <w:r w:rsidR="00A450F3">
        <w:rPr>
          <w:b/>
          <w:bCs/>
        </w:rPr>
        <w:t>RBS libraries</w:t>
      </w:r>
      <w:r w:rsidR="00412724">
        <w:rPr>
          <w:b/>
          <w:bCs/>
        </w:rPr>
        <w:t>, including, but not limited to, the iGEM public collections</w:t>
      </w:r>
      <w:r w:rsidR="00882A4E">
        <w:rPr>
          <w:b/>
          <w:bCs/>
        </w:rPr>
        <w:t xml:space="preserve"> </w:t>
      </w:r>
      <w:r w:rsidR="00110064">
        <w:rPr>
          <w:b/>
          <w:bCs/>
        </w:rPr>
        <w:fldChar w:fldCharType="begin" w:fldLock="1"/>
      </w:r>
      <w:r w:rsidR="00F9583F">
        <w:rPr>
          <w:b/>
          <w:bCs/>
        </w:rPr>
        <w:instrText>ADDIN CSL_CITATION {"citationItems":[{"id":"ITEM-1","itemData":{"URL":"http://parts.igem.org/Ribosome_Binding_Sites/Catalog","author":[{"dropping-particle":"","family":"iGEM","given":"","non-dropping-particle":"","parse-names":false,"suffix":""}],"container-title":"iGEM Parts Registry","id":"ITEM-1","issued":{"date-parts":[["0"]]},"title":"RBS Catalog","type":"webpage"},"uris":["http://www.mendeley.com/documents/?uuid=6bbb7950-2852-47a2-bbe3-51a48ff6f8d4"]}],"mendeley":{"formattedCitation":"[6]","plainTextFormattedCitation":"[6]","previouslyFormattedCitation":"[6]"},"properties":{"noteIndex":0},"schema":"https://github.com/citation-style-language/schema/raw/master/csl-citation.json"}</w:instrText>
      </w:r>
      <w:r w:rsidR="00110064">
        <w:rPr>
          <w:b/>
          <w:bCs/>
        </w:rPr>
        <w:fldChar w:fldCharType="separate"/>
      </w:r>
      <w:r w:rsidR="00932FF2" w:rsidRPr="00932FF2">
        <w:rPr>
          <w:bCs/>
          <w:noProof/>
        </w:rPr>
        <w:t>[6]</w:t>
      </w:r>
      <w:r w:rsidR="00110064">
        <w:rPr>
          <w:b/>
          <w:bCs/>
        </w:rPr>
        <w:fldChar w:fldCharType="end"/>
      </w:r>
      <w:r w:rsidR="00412724">
        <w:rPr>
          <w:b/>
          <w:bCs/>
        </w:rPr>
        <w:t>. However, using them is often problematic, as the reported characteristics numbers for the</w:t>
      </w:r>
      <w:r w:rsidR="00FA5991">
        <w:rPr>
          <w:b/>
          <w:bCs/>
        </w:rPr>
        <w:t xml:space="preserve">se RBSs have been acquired using different and sometimes unreliable methods. </w:t>
      </w:r>
      <w:r w:rsidR="00894145">
        <w:rPr>
          <w:b/>
          <w:bCs/>
        </w:rPr>
        <w:t xml:space="preserve">In contrast, our library has been created using </w:t>
      </w:r>
      <w:r w:rsidR="00D80167">
        <w:rPr>
          <w:b/>
          <w:bCs/>
        </w:rPr>
        <w:t>standardised</w:t>
      </w:r>
      <w:r w:rsidR="00894145">
        <w:rPr>
          <w:b/>
          <w:bCs/>
        </w:rPr>
        <w:t xml:space="preserve"> automated methods which contributed to </w:t>
      </w:r>
      <w:r w:rsidR="003123D4">
        <w:rPr>
          <w:b/>
          <w:bCs/>
        </w:rPr>
        <w:t xml:space="preserve">relatively </w:t>
      </w:r>
      <w:r w:rsidR="00894145">
        <w:rPr>
          <w:b/>
          <w:bCs/>
        </w:rPr>
        <w:t xml:space="preserve">low </w:t>
      </w:r>
      <w:r w:rsidR="00997A39">
        <w:rPr>
          <w:b/>
          <w:bCs/>
        </w:rPr>
        <w:t>coefficients of variation</w:t>
      </w:r>
      <w:r w:rsidR="00A55929">
        <w:rPr>
          <w:b/>
          <w:bCs/>
        </w:rPr>
        <w:t xml:space="preserve"> (‘reliable’)</w:t>
      </w:r>
      <w:r w:rsidR="007C0B0D">
        <w:rPr>
          <w:b/>
          <w:bCs/>
        </w:rPr>
        <w:t>.</w:t>
      </w:r>
      <w:r w:rsidR="00A55929">
        <w:rPr>
          <w:b/>
          <w:bCs/>
        </w:rPr>
        <w:t xml:space="preserve"> Additionally, compared to other </w:t>
      </w:r>
      <w:r w:rsidR="002C5AA5">
        <w:rPr>
          <w:b/>
          <w:bCs/>
        </w:rPr>
        <w:t xml:space="preserve">widely known libraries </w:t>
      </w:r>
      <w:r w:rsidR="005A6558">
        <w:rPr>
          <w:b/>
          <w:bCs/>
        </w:rPr>
        <w:t xml:space="preserve">which usually </w:t>
      </w:r>
      <w:r w:rsidR="00E823DC">
        <w:rPr>
          <w:b/>
          <w:bCs/>
        </w:rPr>
        <w:t>have up to 100 entries, ours has 445 RBSs (‘extensive’).</w:t>
      </w:r>
      <w:r w:rsidR="004A07D0">
        <w:rPr>
          <w:b/>
          <w:bCs/>
        </w:rPr>
        <w:t xml:space="preserve"> </w:t>
      </w:r>
      <w:r w:rsidR="002D07E2">
        <w:rPr>
          <w:b/>
          <w:bCs/>
        </w:rPr>
        <w:t>We have updated the first paragraph of the ‘</w:t>
      </w:r>
      <w:r w:rsidR="002D07E2" w:rsidRPr="002D07E2">
        <w:rPr>
          <w:b/>
          <w:bCs/>
        </w:rPr>
        <w:t>BUILD &amp; TEST: Characteristics of the tested sequences</w:t>
      </w:r>
      <w:r w:rsidR="002D07E2">
        <w:rPr>
          <w:b/>
          <w:bCs/>
        </w:rPr>
        <w:t>’ section to reflect this</w:t>
      </w:r>
      <w:r w:rsidR="00305F61">
        <w:rPr>
          <w:b/>
          <w:bCs/>
        </w:rPr>
        <w:t>:</w:t>
      </w:r>
    </w:p>
    <w:p w14:paraId="1786FFB1" w14:textId="12205DC7" w:rsidR="006B3324" w:rsidRDefault="00CD5F1F" w:rsidP="003E2225">
      <w:pPr>
        <w:rPr>
          <w:b/>
          <w:bCs/>
        </w:rPr>
      </w:pPr>
      <w:r>
        <w:rPr>
          <w:noProof/>
        </w:rPr>
        <w:drawing>
          <wp:inline distT="0" distB="0" distL="0" distR="0" wp14:anchorId="7EBA4CBE" wp14:editId="7A8F9374">
            <wp:extent cx="5731510" cy="382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2270"/>
                    </a:xfrm>
                    <a:prstGeom prst="rect">
                      <a:avLst/>
                    </a:prstGeom>
                  </pic:spPr>
                </pic:pic>
              </a:graphicData>
            </a:graphic>
          </wp:inline>
        </w:drawing>
      </w:r>
    </w:p>
    <w:p w14:paraId="753412C4" w14:textId="12F2A717" w:rsidR="00D90538" w:rsidRDefault="005916E7" w:rsidP="003E2225">
      <w:r w:rsidRPr="5FF9F296">
        <w:rPr>
          <w:b/>
          <w:bCs/>
        </w:rPr>
        <w:t xml:space="preserve">d) </w:t>
      </w:r>
      <w:r w:rsidR="00136B1D" w:rsidRPr="5FF9F296">
        <w:rPr>
          <w:b/>
          <w:bCs/>
        </w:rPr>
        <w:t>“</w:t>
      </w:r>
      <w:r w:rsidR="00136B1D">
        <w:t xml:space="preserve">Designing novel RBS is by no means a challenge or an achievement given the extremely large sequence space (any RBS that is designed at random has an extremely high chance to never have been tested before)” - </w:t>
      </w:r>
      <w:r w:rsidR="002D07E2" w:rsidRPr="5FF9F296">
        <w:rPr>
          <w:b/>
          <w:bCs/>
        </w:rPr>
        <w:t>The authors</w:t>
      </w:r>
      <w:r w:rsidR="004A07D0" w:rsidRPr="5FF9F296">
        <w:rPr>
          <w:b/>
          <w:bCs/>
        </w:rPr>
        <w:t xml:space="preserve"> </w:t>
      </w:r>
      <w:r w:rsidR="002D07E2" w:rsidRPr="5FF9F296">
        <w:rPr>
          <w:b/>
          <w:bCs/>
        </w:rPr>
        <w:t xml:space="preserve">do </w:t>
      </w:r>
      <w:r w:rsidR="00D8192B" w:rsidRPr="5FF9F296">
        <w:rPr>
          <w:b/>
          <w:bCs/>
        </w:rPr>
        <w:t>not</w:t>
      </w:r>
      <w:r w:rsidR="004A07D0" w:rsidRPr="5FF9F296">
        <w:rPr>
          <w:b/>
          <w:bCs/>
        </w:rPr>
        <w:t xml:space="preserve"> agree that designing novel RBS </w:t>
      </w:r>
      <w:r w:rsidR="00D8192B" w:rsidRPr="5FF9F296">
        <w:rPr>
          <w:b/>
          <w:bCs/>
        </w:rPr>
        <w:t xml:space="preserve">is a trivial task </w:t>
      </w:r>
      <w:r w:rsidR="00A56D01">
        <w:rPr>
          <w:b/>
          <w:bCs/>
        </w:rPr>
        <w:t xml:space="preserve">- </w:t>
      </w:r>
      <w:r w:rsidR="00D8192B" w:rsidRPr="5FF9F296">
        <w:rPr>
          <w:b/>
          <w:bCs/>
        </w:rPr>
        <w:t xml:space="preserve">finding new RBSs </w:t>
      </w:r>
      <w:r w:rsidR="003236AF">
        <w:rPr>
          <w:b/>
          <w:bCs/>
        </w:rPr>
        <w:t xml:space="preserve">by randomly generating a DNA sequence may be computationally </w:t>
      </w:r>
      <w:proofErr w:type="gramStart"/>
      <w:r w:rsidR="003236AF">
        <w:rPr>
          <w:b/>
          <w:bCs/>
        </w:rPr>
        <w:t>easy</w:t>
      </w:r>
      <w:r w:rsidR="00D8192B" w:rsidRPr="5FF9F296">
        <w:rPr>
          <w:b/>
          <w:bCs/>
        </w:rPr>
        <w:t xml:space="preserve">, </w:t>
      </w:r>
      <w:r w:rsidR="003236AF">
        <w:rPr>
          <w:b/>
          <w:bCs/>
        </w:rPr>
        <w:t>but</w:t>
      </w:r>
      <w:proofErr w:type="gramEnd"/>
      <w:r w:rsidR="003236AF">
        <w:rPr>
          <w:b/>
          <w:bCs/>
        </w:rPr>
        <w:t xml:space="preserve"> </w:t>
      </w:r>
      <w:r w:rsidR="00D8192B" w:rsidRPr="5FF9F296">
        <w:rPr>
          <w:b/>
          <w:bCs/>
        </w:rPr>
        <w:t>finding ones with the desired qualities is</w:t>
      </w:r>
      <w:r w:rsidR="00EC3ADF">
        <w:rPr>
          <w:b/>
          <w:bCs/>
        </w:rPr>
        <w:t xml:space="preserve"> hard</w:t>
      </w:r>
      <w:r w:rsidR="009F6599" w:rsidRPr="5FF9F296">
        <w:rPr>
          <w:b/>
          <w:bCs/>
        </w:rPr>
        <w:t xml:space="preserve">. For example, </w:t>
      </w:r>
      <w:proofErr w:type="spellStart"/>
      <w:r w:rsidR="009F6599" w:rsidRPr="5FF9F296">
        <w:rPr>
          <w:b/>
          <w:bCs/>
        </w:rPr>
        <w:t>Hollerer</w:t>
      </w:r>
      <w:proofErr w:type="spellEnd"/>
      <w:r w:rsidR="009F6599" w:rsidRPr="5FF9F296">
        <w:rPr>
          <w:b/>
          <w:bCs/>
        </w:rPr>
        <w:t xml:space="preserve"> </w:t>
      </w:r>
      <w:r w:rsidR="009F6599" w:rsidRPr="5FF9F296">
        <w:rPr>
          <w:b/>
          <w:bCs/>
          <w:i/>
          <w:iCs/>
        </w:rPr>
        <w:t>et al</w:t>
      </w:r>
      <w:r w:rsidR="009F6599" w:rsidRPr="5FF9F296">
        <w:rPr>
          <w:b/>
          <w:bCs/>
        </w:rPr>
        <w:t>. in their work</w:t>
      </w:r>
      <w:r w:rsidR="00144430" w:rsidRPr="5FF9F296">
        <w:rPr>
          <w:b/>
          <w:bCs/>
        </w:rPr>
        <w:t xml:space="preserve"> </w:t>
      </w:r>
      <w:r w:rsidR="009F6599" w:rsidRPr="5FF9F296">
        <w:rPr>
          <w:b/>
          <w:bCs/>
        </w:rPr>
        <w:t>show relative TIRs for over 300,000 randomly sampled RBSs in Figure 3b</w:t>
      </w:r>
      <w:r w:rsidR="00B77ACA" w:rsidRPr="5FF9F296">
        <w:rPr>
          <w:b/>
          <w:bCs/>
        </w:rPr>
        <w:t xml:space="preserve"> </w:t>
      </w:r>
      <w:r w:rsidRPr="5FF9F296">
        <w:rPr>
          <w:b/>
          <w:bCs/>
        </w:rPr>
        <w:fldChar w:fldCharType="begin" w:fldLock="1"/>
      </w:r>
      <w:r w:rsidRPr="5FF9F296">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Pr="5FF9F296">
        <w:rPr>
          <w:b/>
          <w:bCs/>
        </w:rPr>
        <w:fldChar w:fldCharType="separate"/>
      </w:r>
      <w:r w:rsidR="00B77ACA" w:rsidRPr="5FF9F296">
        <w:rPr>
          <w:noProof/>
        </w:rPr>
        <w:t>[3]</w:t>
      </w:r>
      <w:r w:rsidRPr="5FF9F296">
        <w:rPr>
          <w:b/>
          <w:bCs/>
        </w:rPr>
        <w:fldChar w:fldCharType="end"/>
      </w:r>
      <w:r w:rsidR="009F6599" w:rsidRPr="5FF9F296">
        <w:rPr>
          <w:b/>
          <w:bCs/>
        </w:rPr>
        <w:t xml:space="preserve">. There, one can see that </w:t>
      </w:r>
      <w:r w:rsidR="00733DA5">
        <w:rPr>
          <w:b/>
          <w:bCs/>
        </w:rPr>
        <w:t>around 75% of</w:t>
      </w:r>
      <w:r w:rsidR="009F6599" w:rsidRPr="5FF9F296">
        <w:rPr>
          <w:b/>
          <w:bCs/>
        </w:rPr>
        <w:t xml:space="preserve"> randomly generated RBSs perform worse by at least 25% compared to the strongest sequences. </w:t>
      </w:r>
      <w:r w:rsidR="003F418A">
        <w:rPr>
          <w:b/>
          <w:bCs/>
        </w:rPr>
        <w:t xml:space="preserve"> Also, please refer to </w:t>
      </w:r>
      <w:r w:rsidR="00EC3D5D">
        <w:rPr>
          <w:b/>
          <w:bCs/>
        </w:rPr>
        <w:t>our Figure 3A where we show that randomly generated RBSs perform significantly worse than the ones designed using our algorithm.</w:t>
      </w:r>
      <w:r>
        <w:br/>
      </w:r>
      <w:r>
        <w:br/>
      </w:r>
      <w:r w:rsidR="00EB15E1">
        <w:t xml:space="preserve">- the “benchmark RBS” that is used/treated as a standard for very strong RBSs is found also for instance in the </w:t>
      </w:r>
      <w:proofErr w:type="spellStart"/>
      <w:r w:rsidR="00EB15E1">
        <w:t>pET</w:t>
      </w:r>
      <w:proofErr w:type="spellEnd"/>
      <w:r w:rsidR="00EB15E1">
        <w:t xml:space="preserve"> plasmid series. This RBS may in many cases be quite strong, but its use as a benchmark for very strong RBSs is questionable due to context dependence. It is by no means a surprise or a significant achievement that the authors find stronger sequences than this one amongst 450 tested sequences. </w:t>
      </w:r>
    </w:p>
    <w:p w14:paraId="37D9A54F" w14:textId="599A28AE" w:rsidR="00FF69FB" w:rsidRDefault="2A929F8D" w:rsidP="003E2225">
      <w:pPr>
        <w:rPr>
          <w:b/>
          <w:bCs/>
        </w:rPr>
      </w:pPr>
      <w:r w:rsidRPr="39840BB8">
        <w:rPr>
          <w:b/>
          <w:bCs/>
        </w:rPr>
        <w:t>In our study, o</w:t>
      </w:r>
      <w:r w:rsidR="21696961" w:rsidRPr="39840BB8">
        <w:rPr>
          <w:b/>
          <w:bCs/>
        </w:rPr>
        <w:t xml:space="preserve">ut of 450 tested sequences </w:t>
      </w:r>
      <w:r w:rsidR="46499FA7" w:rsidRPr="39840BB8">
        <w:rPr>
          <w:b/>
          <w:bCs/>
        </w:rPr>
        <w:t xml:space="preserve">almost 40% have been created </w:t>
      </w:r>
      <w:r w:rsidR="5BB5D15D" w:rsidRPr="39840BB8">
        <w:rPr>
          <w:b/>
          <w:bCs/>
        </w:rPr>
        <w:t xml:space="preserve">by </w:t>
      </w:r>
      <w:r w:rsidR="00B23AAC" w:rsidRPr="39840BB8">
        <w:rPr>
          <w:b/>
          <w:bCs/>
        </w:rPr>
        <w:t>sequence</w:t>
      </w:r>
      <w:r w:rsidR="5BB5D15D" w:rsidRPr="39840BB8">
        <w:rPr>
          <w:b/>
          <w:bCs/>
        </w:rPr>
        <w:t xml:space="preserve"> randomisation. Out of these randomised sequences, </w:t>
      </w:r>
      <w:r w:rsidR="063A9F0D" w:rsidRPr="39840BB8">
        <w:rPr>
          <w:b/>
          <w:bCs/>
        </w:rPr>
        <w:t xml:space="preserve">only a few got close to </w:t>
      </w:r>
      <w:r w:rsidR="445BEAE9" w:rsidRPr="39840BB8">
        <w:rPr>
          <w:b/>
          <w:bCs/>
        </w:rPr>
        <w:t xml:space="preserve">benchmark sequences TIR and were still 20% weaker than </w:t>
      </w:r>
      <w:r w:rsidR="271730D3" w:rsidRPr="39840BB8">
        <w:rPr>
          <w:b/>
          <w:bCs/>
        </w:rPr>
        <w:t>it is</w:t>
      </w:r>
      <w:r w:rsidR="17FBBD07" w:rsidRPr="39840BB8">
        <w:rPr>
          <w:b/>
          <w:bCs/>
        </w:rPr>
        <w:t xml:space="preserve"> (Figure </w:t>
      </w:r>
      <w:r w:rsidR="2E57B413" w:rsidRPr="39840BB8">
        <w:rPr>
          <w:b/>
          <w:bCs/>
        </w:rPr>
        <w:t>3</w:t>
      </w:r>
      <w:r w:rsidR="7570865D" w:rsidRPr="39840BB8">
        <w:rPr>
          <w:b/>
          <w:bCs/>
        </w:rPr>
        <w:t>A</w:t>
      </w:r>
      <w:r w:rsidR="17FBBD07" w:rsidRPr="39840BB8">
        <w:rPr>
          <w:b/>
          <w:bCs/>
        </w:rPr>
        <w:t>)</w:t>
      </w:r>
      <w:r w:rsidR="271730D3" w:rsidRPr="39840BB8">
        <w:rPr>
          <w:b/>
          <w:bCs/>
        </w:rPr>
        <w:t xml:space="preserve">. In fact, these 80% TIR ratio sequences </w:t>
      </w:r>
      <w:r w:rsidR="77DB98BC" w:rsidRPr="39840BB8">
        <w:rPr>
          <w:b/>
          <w:bCs/>
        </w:rPr>
        <w:t>were created by randomizing the sequence outside of the core RBS region, which we</w:t>
      </w:r>
      <w:r w:rsidR="5546FDAE" w:rsidRPr="39840BB8">
        <w:rPr>
          <w:b/>
          <w:bCs/>
        </w:rPr>
        <w:t>re</w:t>
      </w:r>
      <w:r w:rsidR="77DB98BC" w:rsidRPr="39840BB8">
        <w:rPr>
          <w:b/>
          <w:bCs/>
        </w:rPr>
        <w:t xml:space="preserve"> </w:t>
      </w:r>
      <w:r w:rsidR="044F8CE6" w:rsidRPr="39840BB8">
        <w:rPr>
          <w:b/>
          <w:bCs/>
        </w:rPr>
        <w:t>statistically shown not to be significantly impactful on the TIR</w:t>
      </w:r>
      <w:r w:rsidR="7570865D" w:rsidRPr="39840BB8">
        <w:rPr>
          <w:b/>
          <w:bCs/>
        </w:rPr>
        <w:t xml:space="preserve"> (see supplementary Figure S1 and, for example, </w:t>
      </w:r>
      <w:r w:rsidR="7C46C2F6" w:rsidRPr="39840BB8">
        <w:rPr>
          <w:b/>
          <w:bCs/>
        </w:rPr>
        <w:t xml:space="preserve">work by </w:t>
      </w:r>
      <w:proofErr w:type="spellStart"/>
      <w:r w:rsidR="7C46C2F6" w:rsidRPr="39840BB8">
        <w:rPr>
          <w:b/>
          <w:bCs/>
        </w:rPr>
        <w:t>Jeschek</w:t>
      </w:r>
      <w:proofErr w:type="spellEnd"/>
      <w:r w:rsidR="7C46C2F6" w:rsidRPr="39840BB8">
        <w:rPr>
          <w:b/>
          <w:bCs/>
        </w:rPr>
        <w:t xml:space="preserve"> </w:t>
      </w:r>
      <w:r w:rsidRPr="39840BB8">
        <w:rPr>
          <w:b/>
          <w:bCs/>
          <w:i/>
          <w:iCs/>
        </w:rPr>
        <w:t>et al.</w:t>
      </w:r>
      <w:r w:rsidRPr="39840BB8">
        <w:rPr>
          <w:b/>
          <w:bCs/>
        </w:rPr>
        <w:t xml:space="preserve"> </w:t>
      </w:r>
      <w:r w:rsidRPr="39840BB8">
        <w:rPr>
          <w:b/>
          <w:bCs/>
        </w:rPr>
        <w:fldChar w:fldCharType="begin" w:fldLock="1"/>
      </w:r>
      <w:r w:rsidRPr="39840BB8">
        <w:rPr>
          <w:b/>
          <w:bCs/>
        </w:rPr>
        <w:instrText>ADDIN CSL_CITATION {"citationItems":[{"id":"ITEM-1","itemData":{"DOI":"10.1038/ncomms11163","ISBN":"2041-1723","abstract":"Rational flux design in metabolic engineering approaches remains difficult since important pathway information is frequently not available. Therefore empirical methods are applied that randomly change absolute and relative pathway enzyme levels and subsequently screen for variants with improved performance. However, screening is often limited on the analytical side, generating a strong incentive to construct small but smart libraries. Here we introduce RedLibs (Reduced Libraries), an algorithm that allows for the rational design of smart combinatorial libraries for pathway optimization thereby minimizing the use of experimental resources. We demonstrate the utility of RedLibs for the design of ribosome-binding site libraries by in silico and in vivo screening with fluorescent proteins and perform a simple two-step optimization of the product selectivity in the branched multistep pathway for violacein biosynthesis, indicating a general applicability for the algorithm and the proposed heuristics. We expect that RedLibs will substantially simplify the refactoring of synthetic metabolic pathways.","author":[{"dropping-particle":"","family":"Jeschek","given":"Markus","non-dropping-particle":"","parse-names":false,"suffix":""},{"dropping-particle":"","family":"Gerngross","given":"Daniel","non-dropping-particle":"","parse-names":false,"suffix":""},{"dropping-particle":"","family":"Panke","given":"Sven","non-dropping-particle":"","parse-names":false,"suffix":""}],"container-title":"Nature communications","id":"ITEM-1","issued":{"date-parts":[["2016"]]},"language":"eng","page":"11163","publisher-place":"Department of Biosystems Science and Engineering, ETH Zurich, Basel 4058, Switzerland.","title":"Rationally reduced libraries for combinatorial pathway optimization minimizing experimental effort","type":"article","volume":"7"},"uris":["http://www.mendeley.com/documents/?uuid=f8af458a-1460-45b2-a8a0-8b991cdb136d"]}],"mendeley":{"formattedCitation":"[7]","plainTextFormattedCitation":"[7]","previouslyFormattedCitation":"[7]"},"properties":{"noteIndex":0},"schema":"https://github.com/citation-style-language/schema/raw/master/csl-citation.json"}</w:instrText>
      </w:r>
      <w:r w:rsidRPr="39840BB8">
        <w:rPr>
          <w:b/>
          <w:bCs/>
        </w:rPr>
        <w:fldChar w:fldCharType="separate"/>
      </w:r>
      <w:r w:rsidR="0181925F" w:rsidRPr="39840BB8">
        <w:rPr>
          <w:noProof/>
        </w:rPr>
        <w:t>[7]</w:t>
      </w:r>
      <w:r w:rsidRPr="39840BB8">
        <w:rPr>
          <w:b/>
          <w:bCs/>
        </w:rPr>
        <w:fldChar w:fldCharType="end"/>
      </w:r>
      <w:r w:rsidRPr="39840BB8">
        <w:rPr>
          <w:b/>
          <w:bCs/>
        </w:rPr>
        <w:t>)</w:t>
      </w:r>
      <w:r w:rsidR="044F8CE6" w:rsidRPr="39840BB8">
        <w:rPr>
          <w:b/>
          <w:bCs/>
        </w:rPr>
        <w:t>.</w:t>
      </w:r>
      <w:r w:rsidR="77DB98BC" w:rsidRPr="39840BB8">
        <w:rPr>
          <w:b/>
          <w:bCs/>
        </w:rPr>
        <w:t xml:space="preserve"> </w:t>
      </w:r>
      <w:r w:rsidR="17FBBD07" w:rsidRPr="39840BB8">
        <w:rPr>
          <w:b/>
          <w:bCs/>
        </w:rPr>
        <w:t>More representative would be sequences from other random groups, from</w:t>
      </w:r>
      <w:r w:rsidR="56F88CB8" w:rsidRPr="39840BB8">
        <w:rPr>
          <w:b/>
          <w:bCs/>
        </w:rPr>
        <w:t xml:space="preserve"> which the best one achieved only about 65%</w:t>
      </w:r>
      <w:r w:rsidR="56F88CB8">
        <w:t xml:space="preserve"> </w:t>
      </w:r>
      <w:r w:rsidR="56F88CB8" w:rsidRPr="39840BB8">
        <w:rPr>
          <w:b/>
          <w:bCs/>
        </w:rPr>
        <w:t xml:space="preserve">of benchmark TIR. Contrasted with this, </w:t>
      </w:r>
      <w:r w:rsidR="3779DC70" w:rsidRPr="39840BB8">
        <w:rPr>
          <w:b/>
          <w:bCs/>
        </w:rPr>
        <w:t xml:space="preserve">non-randomized, bandit driven design batch </w:t>
      </w:r>
      <w:r w:rsidR="1A1B22CE" w:rsidRPr="39840BB8">
        <w:rPr>
          <w:b/>
          <w:bCs/>
        </w:rPr>
        <w:t xml:space="preserve">has </w:t>
      </w:r>
      <w:r w:rsidR="3779DC70" w:rsidRPr="39840BB8">
        <w:rPr>
          <w:b/>
          <w:bCs/>
        </w:rPr>
        <w:t>shown much better results</w:t>
      </w:r>
      <w:r w:rsidR="21DD12C2" w:rsidRPr="39840BB8">
        <w:rPr>
          <w:b/>
          <w:bCs/>
        </w:rPr>
        <w:t xml:space="preserve">, with RBSs getting close to benchmark performance </w:t>
      </w:r>
      <w:r w:rsidR="40C392E5" w:rsidRPr="39840BB8">
        <w:rPr>
          <w:b/>
          <w:bCs/>
        </w:rPr>
        <w:t>and even exceeding it. The authors believe that this is evidence enough</w:t>
      </w:r>
      <w:r w:rsidR="175A67FF" w:rsidRPr="39840BB8">
        <w:rPr>
          <w:b/>
          <w:bCs/>
        </w:rPr>
        <w:t xml:space="preserve"> </w:t>
      </w:r>
      <w:r w:rsidR="53928906" w:rsidRPr="39840BB8">
        <w:rPr>
          <w:b/>
          <w:bCs/>
        </w:rPr>
        <w:t>that</w:t>
      </w:r>
      <w:r w:rsidR="175A67FF" w:rsidRPr="39840BB8">
        <w:rPr>
          <w:b/>
          <w:bCs/>
        </w:rPr>
        <w:t xml:space="preserve"> finding </w:t>
      </w:r>
      <w:r w:rsidR="5ECD6EEC" w:rsidRPr="39840BB8">
        <w:rPr>
          <w:b/>
          <w:bCs/>
        </w:rPr>
        <w:t>RBS</w:t>
      </w:r>
      <w:r w:rsidR="7AECD74D" w:rsidRPr="39840BB8">
        <w:rPr>
          <w:b/>
          <w:bCs/>
        </w:rPr>
        <w:t>s</w:t>
      </w:r>
      <w:r w:rsidR="5ECD6EEC" w:rsidRPr="39840BB8">
        <w:rPr>
          <w:b/>
          <w:bCs/>
        </w:rPr>
        <w:t xml:space="preserve"> stronger than our benchmark (which, as stated before, is known to be </w:t>
      </w:r>
      <w:r w:rsidR="041DF18F" w:rsidRPr="39840BB8">
        <w:rPr>
          <w:b/>
          <w:bCs/>
        </w:rPr>
        <w:t xml:space="preserve">very </w:t>
      </w:r>
      <w:r w:rsidR="5ECD6EEC" w:rsidRPr="39840BB8">
        <w:rPr>
          <w:b/>
          <w:bCs/>
        </w:rPr>
        <w:t xml:space="preserve">strong in similar </w:t>
      </w:r>
      <w:r w:rsidR="5325A451" w:rsidRPr="39840BB8">
        <w:rPr>
          <w:b/>
          <w:bCs/>
        </w:rPr>
        <w:t xml:space="preserve">context) to be a </w:t>
      </w:r>
      <w:proofErr w:type="gramStart"/>
      <w:r w:rsidR="5325A451" w:rsidRPr="39840BB8">
        <w:rPr>
          <w:b/>
          <w:bCs/>
        </w:rPr>
        <w:t>significant  achievement</w:t>
      </w:r>
      <w:proofErr w:type="gramEnd"/>
      <w:r w:rsidR="6C5C261A" w:rsidRPr="39840BB8">
        <w:rPr>
          <w:b/>
          <w:bCs/>
        </w:rPr>
        <w:t xml:space="preserve"> (contrasted with simply randomly </w:t>
      </w:r>
      <w:r w:rsidR="6C5C261A" w:rsidRPr="39840BB8">
        <w:rPr>
          <w:b/>
          <w:bCs/>
        </w:rPr>
        <w:lastRenderedPageBreak/>
        <w:t>mutating the sequence)</w:t>
      </w:r>
      <w:r w:rsidR="225D6E14" w:rsidRPr="39840BB8">
        <w:rPr>
          <w:b/>
          <w:bCs/>
        </w:rPr>
        <w:t xml:space="preserve">. </w:t>
      </w:r>
      <w:r w:rsidR="5325A451" w:rsidRPr="39840BB8">
        <w:rPr>
          <w:b/>
          <w:bCs/>
        </w:rPr>
        <w:t xml:space="preserve"> </w:t>
      </w:r>
      <w:r w:rsidR="4C259A39" w:rsidRPr="39840BB8">
        <w:rPr>
          <w:b/>
          <w:bCs/>
        </w:rPr>
        <w:t>This is not, however</w:t>
      </w:r>
      <w:r w:rsidR="78F56941" w:rsidRPr="39840BB8">
        <w:rPr>
          <w:b/>
          <w:bCs/>
        </w:rPr>
        <w:t>,</w:t>
      </w:r>
      <w:r w:rsidR="5325A451" w:rsidRPr="39840BB8">
        <w:rPr>
          <w:b/>
          <w:bCs/>
        </w:rPr>
        <w:t xml:space="preserve"> a surprise – the goal of this work was to show that this is achievable using ML</w:t>
      </w:r>
      <w:r w:rsidR="443FE59B" w:rsidRPr="39840BB8">
        <w:rPr>
          <w:b/>
          <w:bCs/>
        </w:rPr>
        <w:t>.</w:t>
      </w:r>
    </w:p>
    <w:p w14:paraId="66852A9F" w14:textId="254406BA" w:rsidR="00473B85" w:rsidRDefault="00FF69FB" w:rsidP="003E2225">
      <w:pPr>
        <w:rPr>
          <w:b/>
          <w:bCs/>
        </w:rPr>
      </w:pPr>
      <w:r>
        <w:rPr>
          <w:b/>
          <w:bCs/>
        </w:rPr>
        <w:t xml:space="preserve">To </w:t>
      </w:r>
      <w:r w:rsidR="00A209BF">
        <w:rPr>
          <w:b/>
          <w:bCs/>
        </w:rPr>
        <w:t xml:space="preserve">point </w:t>
      </w:r>
      <w:r w:rsidR="000C4245">
        <w:rPr>
          <w:b/>
          <w:bCs/>
        </w:rPr>
        <w:t xml:space="preserve">out </w:t>
      </w:r>
      <w:r w:rsidR="00A209BF">
        <w:rPr>
          <w:b/>
          <w:bCs/>
        </w:rPr>
        <w:t xml:space="preserve">this fact to the readers, we have added </w:t>
      </w:r>
      <w:r w:rsidR="00B92730">
        <w:rPr>
          <w:b/>
          <w:bCs/>
        </w:rPr>
        <w:t xml:space="preserve">the following paragraph to our subsection </w:t>
      </w:r>
      <w:proofErr w:type="gramStart"/>
      <w:r w:rsidR="00B92730">
        <w:rPr>
          <w:b/>
          <w:bCs/>
        </w:rPr>
        <w:t>“</w:t>
      </w:r>
      <w:r w:rsidR="00A209BF">
        <w:rPr>
          <w:b/>
          <w:bCs/>
        </w:rPr>
        <w:t xml:space="preserve"> </w:t>
      </w:r>
      <w:r w:rsidR="00C17D79" w:rsidRPr="00C17D79">
        <w:rPr>
          <w:b/>
          <w:bCs/>
        </w:rPr>
        <w:t>DESIGN</w:t>
      </w:r>
      <w:proofErr w:type="gramEnd"/>
      <w:r w:rsidR="00C17D79" w:rsidRPr="00C17D79">
        <w:rPr>
          <w:b/>
          <w:bCs/>
        </w:rPr>
        <w:t>: Performance of the recommendation algorithm</w:t>
      </w:r>
      <w:r w:rsidR="00C17D79">
        <w:rPr>
          <w:b/>
          <w:bCs/>
        </w:rPr>
        <w:t>”:</w:t>
      </w:r>
    </w:p>
    <w:p w14:paraId="3F8DCEE5" w14:textId="70473E06" w:rsidR="00EC3ADF" w:rsidRPr="004E6B67" w:rsidRDefault="00231C4B" w:rsidP="003E2225">
      <w:r>
        <w:rPr>
          <w:noProof/>
        </w:rPr>
        <w:drawing>
          <wp:inline distT="0" distB="0" distL="0" distR="0" wp14:anchorId="6CE9D952" wp14:editId="6D272BC6">
            <wp:extent cx="5731510" cy="1530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30985"/>
                    </a:xfrm>
                    <a:prstGeom prst="rect">
                      <a:avLst/>
                    </a:prstGeom>
                  </pic:spPr>
                </pic:pic>
              </a:graphicData>
            </a:graphic>
          </wp:inline>
        </w:drawing>
      </w:r>
      <w:r w:rsidR="00EB15E1" w:rsidRPr="00230F3E">
        <w:br/>
      </w:r>
      <w:r w:rsidR="00EB15E1">
        <w:br/>
        <w:t xml:space="preserve">-  Testing “just” 450 different variants to obtain strong RBSs seems like a lot of effort, especially </w:t>
      </w:r>
      <w:proofErr w:type="gramStart"/>
      <w:r w:rsidR="00EB15E1">
        <w:t>in view of the fact that</w:t>
      </w:r>
      <w:proofErr w:type="gramEnd"/>
      <w:r w:rsidR="00EB15E1">
        <w:t xml:space="preserve"> there are many predictions algorithms around for RBSs that can be used to design RBSs with quite high confidence. If that goal was to simply increase/maximize the expression level, one could also simply swap the promoter from </w:t>
      </w:r>
      <w:proofErr w:type="spellStart"/>
      <w:r w:rsidR="00EB15E1">
        <w:t>pLac</w:t>
      </w:r>
      <w:proofErr w:type="spellEnd"/>
      <w:r w:rsidR="00EB15E1">
        <w:t xml:space="preserve"> to pT7, which is much stronger, or by changing the copy number of the used plasmid (unfortunately there is no reference for the plasmid “pBbB6c-GFP” the authors used in this study, but it seems to be a low copy plasmid originally from the </w:t>
      </w:r>
      <w:proofErr w:type="spellStart"/>
      <w:r w:rsidR="00EB15E1">
        <w:t>Keasling</w:t>
      </w:r>
      <w:proofErr w:type="spellEnd"/>
      <w:r w:rsidR="00EB15E1">
        <w:t xml:space="preserve"> lab). </w:t>
      </w:r>
    </w:p>
    <w:p w14:paraId="66EBE04E" w14:textId="464022AA" w:rsidR="004E3DC6" w:rsidRPr="00683BFB" w:rsidRDefault="00EC3ADF" w:rsidP="003E2225">
      <w:pPr>
        <w:rPr>
          <w:b/>
          <w:bCs/>
        </w:rPr>
      </w:pPr>
      <w:r>
        <w:rPr>
          <w:b/>
          <w:bCs/>
        </w:rPr>
        <w:t xml:space="preserve">While there are several computational approaches for designing RBSs, we respectfully disagree that these can be used with high confidence. </w:t>
      </w:r>
      <w:r w:rsidR="00636114">
        <w:rPr>
          <w:b/>
          <w:bCs/>
        </w:rPr>
        <w:t>T</w:t>
      </w:r>
      <w:r w:rsidR="008F4046">
        <w:rPr>
          <w:b/>
          <w:bCs/>
        </w:rPr>
        <w:t>here are w</w:t>
      </w:r>
      <w:r w:rsidR="00C0135A">
        <w:rPr>
          <w:b/>
          <w:bCs/>
        </w:rPr>
        <w:t xml:space="preserve">orks published as recently as </w:t>
      </w:r>
      <w:r w:rsidR="00AB1BAF">
        <w:rPr>
          <w:b/>
          <w:bCs/>
        </w:rPr>
        <w:t>late last</w:t>
      </w:r>
      <w:r w:rsidR="00C0135A">
        <w:rPr>
          <w:b/>
          <w:bCs/>
        </w:rPr>
        <w:t xml:space="preserve"> </w:t>
      </w:r>
      <w:r w:rsidR="008F4046">
        <w:rPr>
          <w:b/>
          <w:bCs/>
        </w:rPr>
        <w:t>year trying to address this fact, see</w:t>
      </w:r>
      <w:r w:rsidR="00C00204">
        <w:rPr>
          <w:b/>
          <w:bCs/>
        </w:rPr>
        <w:t xml:space="preserve"> </w:t>
      </w:r>
      <w:r w:rsidR="00EE4360">
        <w:rPr>
          <w:b/>
          <w:bCs/>
        </w:rPr>
        <w:t xml:space="preserve">Reis and </w:t>
      </w:r>
      <w:proofErr w:type="spellStart"/>
      <w:r w:rsidR="00EE4360">
        <w:rPr>
          <w:b/>
          <w:bCs/>
        </w:rPr>
        <w:t>Salis</w:t>
      </w:r>
      <w:proofErr w:type="spellEnd"/>
      <w:r w:rsidR="00EE4360">
        <w:rPr>
          <w:b/>
          <w:bCs/>
        </w:rPr>
        <w:t xml:space="preserve"> </w:t>
      </w:r>
      <w:r w:rsidR="00D62186">
        <w:rPr>
          <w:b/>
          <w:bCs/>
        </w:rPr>
        <w:fldChar w:fldCharType="begin" w:fldLock="1"/>
      </w:r>
      <w:r w:rsidR="00F9583F">
        <w:rPr>
          <w:b/>
          <w:bCs/>
        </w:rPr>
        <w:instrText>ADDIN CSL_CITATION {"citationItems":[{"id":"ITEM-1","itemData":{"DOI":"10.1021/acssynbio.0c00394","author":[{"dropping-particle":"","family":"Reis","given":"Alexander C","non-dropping-particle":"","parse-names":false,"suffix":""},{"dropping-particle":"","family":"Salis","given":"Howard M","non-dropping-particle":"","parse-names":false,"suffix":""}],"container-title":"ACS Synthetic Biology","id":"ITEM-1","issue":"11","issued":{"date-parts":[["2020","11","20"]]},"note":"doi: 10.1021/acssynbio.0c00394","page":"3145-3156","publisher":"American Chemical Society","title":"An Automated Model Test System for Systematic Development and Improvement of Gene Expression Models","type":"article-journal","volume":"9"},"uris":["http://www.mendeley.com/documents/?uuid=50aebc50-a11b-4ac1-a073-b7e79b0d1734"]}],"mendeley":{"formattedCitation":"[8]","plainTextFormattedCitation":"[8]","previouslyFormattedCitation":"[8]"},"properties":{"noteIndex":0},"schema":"https://github.com/citation-style-language/schema/raw/master/csl-citation.json"}</w:instrText>
      </w:r>
      <w:r w:rsidR="00D62186">
        <w:rPr>
          <w:b/>
          <w:bCs/>
        </w:rPr>
        <w:fldChar w:fldCharType="separate"/>
      </w:r>
      <w:r w:rsidR="00932FF2" w:rsidRPr="00932FF2">
        <w:rPr>
          <w:bCs/>
          <w:noProof/>
        </w:rPr>
        <w:t>[8]</w:t>
      </w:r>
      <w:r w:rsidR="00D62186">
        <w:rPr>
          <w:b/>
          <w:bCs/>
        </w:rPr>
        <w:fldChar w:fldCharType="end"/>
      </w:r>
      <w:r w:rsidR="00347E58">
        <w:rPr>
          <w:b/>
          <w:bCs/>
        </w:rPr>
        <w:t xml:space="preserve"> </w:t>
      </w:r>
      <w:r w:rsidR="00EE4360">
        <w:rPr>
          <w:b/>
          <w:bCs/>
        </w:rPr>
        <w:t xml:space="preserve">or </w:t>
      </w:r>
      <w:proofErr w:type="spellStart"/>
      <w:r w:rsidR="00EE4360">
        <w:rPr>
          <w:b/>
          <w:bCs/>
        </w:rPr>
        <w:t>Hollerer</w:t>
      </w:r>
      <w:proofErr w:type="spellEnd"/>
      <w:r w:rsidR="00EE4360">
        <w:rPr>
          <w:b/>
          <w:bCs/>
        </w:rPr>
        <w:t xml:space="preserve"> </w:t>
      </w:r>
      <w:r w:rsidR="00EE4360">
        <w:rPr>
          <w:b/>
          <w:bCs/>
          <w:i/>
          <w:iCs/>
        </w:rPr>
        <w:t>et al.</w:t>
      </w:r>
      <w:r w:rsidR="00DD5CF8">
        <w:rPr>
          <w:b/>
          <w:bCs/>
          <w:i/>
          <w:iCs/>
        </w:rPr>
        <w:t xml:space="preserve"> </w:t>
      </w:r>
      <w:r w:rsidR="00D62186">
        <w:rPr>
          <w:b/>
          <w:bCs/>
          <w:i/>
          <w:iCs/>
        </w:rPr>
        <w:fldChar w:fldCharType="begin" w:fldLock="1"/>
      </w:r>
      <w:r w:rsidR="008279EA">
        <w:rPr>
          <w:b/>
          <w:bCs/>
          <w:i/>
          <w:i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D62186">
        <w:rPr>
          <w:b/>
          <w:bCs/>
          <w:i/>
          <w:iCs/>
        </w:rPr>
        <w:fldChar w:fldCharType="separate"/>
      </w:r>
      <w:r w:rsidR="00D62186" w:rsidRPr="00D62186">
        <w:rPr>
          <w:bCs/>
          <w:iCs/>
          <w:noProof/>
        </w:rPr>
        <w:t>[3]</w:t>
      </w:r>
      <w:r w:rsidR="00D62186">
        <w:rPr>
          <w:b/>
          <w:bCs/>
          <w:i/>
          <w:iCs/>
        </w:rPr>
        <w:fldChar w:fldCharType="end"/>
      </w:r>
      <w:r w:rsidR="00D62186">
        <w:rPr>
          <w:b/>
          <w:bCs/>
          <w:i/>
          <w:iCs/>
        </w:rPr>
        <w:t xml:space="preserve">. </w:t>
      </w:r>
      <w:r w:rsidR="00DD5CF8">
        <w:rPr>
          <w:b/>
          <w:bCs/>
        </w:rPr>
        <w:t xml:space="preserve">In fact the problem has been persisting for years, see, for example work by </w:t>
      </w:r>
      <w:r w:rsidR="00683BFB">
        <w:rPr>
          <w:b/>
          <w:bCs/>
        </w:rPr>
        <w:t xml:space="preserve">Reeve </w:t>
      </w:r>
      <w:r w:rsidR="00683BFB">
        <w:rPr>
          <w:b/>
          <w:bCs/>
          <w:i/>
          <w:iCs/>
        </w:rPr>
        <w:t>et al.</w:t>
      </w:r>
      <w:r w:rsidR="00683BFB">
        <w:rPr>
          <w:b/>
          <w:bCs/>
        </w:rPr>
        <w:t xml:space="preserve"> </w:t>
      </w:r>
      <w:r w:rsidR="008279EA">
        <w:rPr>
          <w:b/>
          <w:bCs/>
        </w:rPr>
        <w:fldChar w:fldCharType="begin" w:fldLock="1"/>
      </w:r>
      <w:r w:rsidR="00F9583F">
        <w:rPr>
          <w:b/>
          <w:bCs/>
        </w:rPr>
        <w:instrText>ADDIN CSL_CITATION {"citationItems":[{"id":"ITEM-1","itemData":{"DOI":"10.3389/fbioe.2014.00001","ISSN":"2296-4185","abstract":"In synthetic biology, precise control over protein expression is required in order to construct functional biological systems. A core principle of the synthetic biology approach is a model-guided design and based on the biological understanding of the process, models of prokaryotic protein production have been described. Translation initiation rate is a rate-limiting step in protein production from mRNA and is dependent on the sequence of the 5'-untranslated region and the start of the coding sequence. Translation rate calculators are programs that estimate protein translation rates based on the sequence of these regions of an mRNA, and as protein expression is proportional to the rate of translation initiation, such calculators have been shown to give good approximations of protein expression levels. In this review, three currently available translation rate calculators developed for synthetic biology are considered, with limitations and possible future progress discussed.","author":[{"dropping-particle":"","family":"Reeve","given":"Benjamin","non-dropping-particle":"","parse-names":false,"suffix":""},{"dropping-particle":"","family":"Hargest","given":"Thomas","non-dropping-particle":"","parse-names":false,"suffix":""},{"dropping-particle":"","family":"Gilbert","given":"Charlie","non-dropping-particle":"","parse-names":false,"suffix":""},{"dropping-particle":"","family":"Ellis","given":"Tom","non-dropping-particle":"","parse-names":false,"suffix":""}],"container-title":"Frontiers in bioengineering and biotechnology","id":"ITEM-1","issued":{"date-parts":[["2014","1","20"]]},"language":"eng","page":"1","publisher":"Frontiers Media S.A.","title":"Predicting translation initiation rates for designing synthetic biology","type":"article-journal","volume":"2"},"uris":["http://www.mendeley.com/documents/?uuid=454ee5f0-d865-44f7-9959-8b7f13009aff"]}],"mendeley":{"formattedCitation":"[9]","plainTextFormattedCitation":"[9]","previouslyFormattedCitation":"[9]"},"properties":{"noteIndex":0},"schema":"https://github.com/citation-style-language/schema/raw/master/csl-citation.json"}</w:instrText>
      </w:r>
      <w:r w:rsidR="008279EA">
        <w:rPr>
          <w:b/>
          <w:bCs/>
        </w:rPr>
        <w:fldChar w:fldCharType="separate"/>
      </w:r>
      <w:r w:rsidR="00932FF2" w:rsidRPr="00932FF2">
        <w:rPr>
          <w:bCs/>
          <w:noProof/>
        </w:rPr>
        <w:t>[9]</w:t>
      </w:r>
      <w:r w:rsidR="008279EA">
        <w:rPr>
          <w:b/>
          <w:bCs/>
        </w:rPr>
        <w:fldChar w:fldCharType="end"/>
      </w:r>
      <w:r w:rsidR="008279EA">
        <w:rPr>
          <w:b/>
          <w:bCs/>
        </w:rPr>
        <w:t>.</w:t>
      </w:r>
    </w:p>
    <w:p w14:paraId="0B4325DB" w14:textId="03CA18B6" w:rsidR="004E3DC6" w:rsidRPr="00915F50" w:rsidRDefault="6BAB9547" w:rsidP="003E2225">
      <w:pPr>
        <w:rPr>
          <w:b/>
          <w:bCs/>
        </w:rPr>
      </w:pPr>
      <w:r w:rsidRPr="5FF9F296">
        <w:rPr>
          <w:b/>
          <w:bCs/>
        </w:rPr>
        <w:t xml:space="preserve">The authors do agree with the comment that if the goal of the work was simply to maximise the expression level, it would be easier to simply </w:t>
      </w:r>
      <w:r w:rsidR="779879EA" w:rsidRPr="5FF9F296">
        <w:rPr>
          <w:b/>
          <w:bCs/>
        </w:rPr>
        <w:t xml:space="preserve">swap the promoter. However, this was not the goal of this work. Instead, </w:t>
      </w:r>
      <w:r w:rsidR="79FB7CEF" w:rsidRPr="5FF9F296">
        <w:rPr>
          <w:b/>
          <w:bCs/>
        </w:rPr>
        <w:t>our</w:t>
      </w:r>
      <w:r w:rsidR="779879EA" w:rsidRPr="5FF9F296">
        <w:rPr>
          <w:b/>
          <w:bCs/>
        </w:rPr>
        <w:t xml:space="preserve"> </w:t>
      </w:r>
      <w:r w:rsidR="6228E81F" w:rsidRPr="5FF9F296">
        <w:rPr>
          <w:b/>
          <w:bCs/>
        </w:rPr>
        <w:t xml:space="preserve">goal was to show how machine learning can be paired together with </w:t>
      </w:r>
      <w:r w:rsidR="60344D83" w:rsidRPr="5FF9F296">
        <w:rPr>
          <w:b/>
          <w:bCs/>
        </w:rPr>
        <w:t xml:space="preserve">automated, high-throughput laboratory methods </w:t>
      </w:r>
      <w:r w:rsidR="68C116A0" w:rsidRPr="5FF9F296">
        <w:rPr>
          <w:b/>
          <w:bCs/>
        </w:rPr>
        <w:t>to design RBS</w:t>
      </w:r>
      <w:r w:rsidR="7A8D12CD" w:rsidRPr="5FF9F296">
        <w:rPr>
          <w:b/>
          <w:bCs/>
        </w:rPr>
        <w:t>, in this</w:t>
      </w:r>
      <w:r w:rsidR="3803951A" w:rsidRPr="5FF9F296">
        <w:rPr>
          <w:b/>
          <w:bCs/>
        </w:rPr>
        <w:t xml:space="preserve"> case</w:t>
      </w:r>
      <w:r w:rsidR="7A8D12CD" w:rsidRPr="5FF9F296">
        <w:rPr>
          <w:b/>
          <w:bCs/>
        </w:rPr>
        <w:t xml:space="preserve"> by maximising it</w:t>
      </w:r>
      <w:r w:rsidR="11A5FD98" w:rsidRPr="5FF9F296">
        <w:rPr>
          <w:b/>
          <w:bCs/>
        </w:rPr>
        <w:t xml:space="preserve">. </w:t>
      </w:r>
      <w:r w:rsidR="35A66CEE" w:rsidRPr="5FF9F296">
        <w:rPr>
          <w:b/>
          <w:bCs/>
        </w:rPr>
        <w:t>T</w:t>
      </w:r>
      <w:r w:rsidR="39E9A747" w:rsidRPr="5FF9F296">
        <w:rPr>
          <w:b/>
          <w:bCs/>
        </w:rPr>
        <w:t xml:space="preserve">he exact design goal </w:t>
      </w:r>
      <w:r w:rsidR="7B7F75D0" w:rsidRPr="5FF9F296">
        <w:rPr>
          <w:b/>
          <w:bCs/>
        </w:rPr>
        <w:t xml:space="preserve">can be modified by subsequent users </w:t>
      </w:r>
      <w:r w:rsidR="00915F50" w:rsidRPr="5FF9F296">
        <w:rPr>
          <w:b/>
          <w:bCs/>
        </w:rPr>
        <w:t xml:space="preserve">within the Bayesian </w:t>
      </w:r>
      <w:r w:rsidR="00CB1419">
        <w:rPr>
          <w:b/>
          <w:bCs/>
        </w:rPr>
        <w:t>O</w:t>
      </w:r>
      <w:r w:rsidR="00915F50" w:rsidRPr="5FF9F296">
        <w:rPr>
          <w:b/>
          <w:bCs/>
        </w:rPr>
        <w:t xml:space="preserve">ptimisation framework by altering the objective of the algorithm. </w:t>
      </w:r>
    </w:p>
    <w:p w14:paraId="5CD3B76E" w14:textId="0C168F90" w:rsidR="00FD3EC3" w:rsidRDefault="004E3DC6" w:rsidP="003E2225">
      <w:r>
        <w:rPr>
          <w:b/>
          <w:bCs/>
        </w:rPr>
        <w:t>Finally, t</w:t>
      </w:r>
      <w:r w:rsidR="000C3B10" w:rsidRPr="004E3DC6">
        <w:rPr>
          <w:b/>
          <w:bCs/>
        </w:rPr>
        <w:t xml:space="preserve">he authors </w:t>
      </w:r>
      <w:r w:rsidR="006A050C">
        <w:rPr>
          <w:b/>
          <w:bCs/>
        </w:rPr>
        <w:t xml:space="preserve">wanted to point out that they </w:t>
      </w:r>
      <w:r w:rsidR="000C3B10" w:rsidRPr="004E3DC6">
        <w:rPr>
          <w:b/>
          <w:bCs/>
        </w:rPr>
        <w:t xml:space="preserve">did reference the plasmid </w:t>
      </w:r>
      <w:r w:rsidR="00265F9C" w:rsidRPr="004E3DC6">
        <w:rPr>
          <w:b/>
          <w:bCs/>
        </w:rPr>
        <w:t xml:space="preserve">in the last paragraph of the </w:t>
      </w:r>
      <w:r w:rsidRPr="004E3DC6">
        <w:rPr>
          <w:b/>
          <w:bCs/>
        </w:rPr>
        <w:t>“The experimental workflow” subsection</w:t>
      </w:r>
      <w:r w:rsidR="005E3CED">
        <w:rPr>
          <w:b/>
          <w:bCs/>
        </w:rPr>
        <w:t xml:space="preserve"> (3.1)</w:t>
      </w:r>
      <w:r w:rsidRPr="004E3DC6">
        <w:rPr>
          <w:b/>
          <w:bCs/>
        </w:rPr>
        <w:t>.</w:t>
      </w:r>
      <w:r w:rsidR="00EB15E1">
        <w:br/>
      </w:r>
      <w:r w:rsidR="00EB15E1">
        <w:br/>
        <w:t xml:space="preserve">- the two sequences that are stronger than the “benchmark” are only measured in a single replicate; given typical standard deviations in such experiments (compare also the experimental error for the “benchmark” in SI Fig. S2), it is at least questionable whether the small TIR increases for these two sequences (claimed 34% and 15%) are statistically solid. </w:t>
      </w:r>
    </w:p>
    <w:p w14:paraId="12A143BD" w14:textId="77777777" w:rsidR="00637C7D" w:rsidRDefault="006A050C">
      <w:pPr>
        <w:rPr>
          <w:b/>
          <w:bCs/>
        </w:rPr>
      </w:pPr>
      <w:r>
        <w:rPr>
          <w:b/>
          <w:bCs/>
        </w:rPr>
        <w:t>All sequences</w:t>
      </w:r>
      <w:r w:rsidR="00E96580">
        <w:rPr>
          <w:b/>
          <w:bCs/>
        </w:rPr>
        <w:t xml:space="preserve"> </w:t>
      </w:r>
      <w:r w:rsidR="2706DDC0" w:rsidRPr="552CBCBA">
        <w:rPr>
          <w:b/>
          <w:bCs/>
        </w:rPr>
        <w:t xml:space="preserve">have been tested in 6 replicates, </w:t>
      </w:r>
      <w:proofErr w:type="gramStart"/>
      <w:r w:rsidR="2706DDC0" w:rsidRPr="552CBCBA">
        <w:rPr>
          <w:b/>
          <w:bCs/>
        </w:rPr>
        <w:t>not a single one</w:t>
      </w:r>
      <w:proofErr w:type="gramEnd"/>
      <w:r w:rsidR="00E96580">
        <w:rPr>
          <w:b/>
          <w:bCs/>
        </w:rPr>
        <w:t>, this is now specified in the</w:t>
      </w:r>
      <w:r w:rsidR="00637C7D">
        <w:rPr>
          <w:b/>
          <w:bCs/>
        </w:rPr>
        <w:t xml:space="preserve"> 2.1.2 subsection:</w:t>
      </w:r>
    </w:p>
    <w:p w14:paraId="7D7963C9" w14:textId="7A03ADF0" w:rsidR="00637C7D" w:rsidRDefault="00343553">
      <w:pPr>
        <w:rPr>
          <w:b/>
          <w:bCs/>
        </w:rPr>
      </w:pPr>
      <w:r>
        <w:rPr>
          <w:noProof/>
        </w:rPr>
        <w:drawing>
          <wp:inline distT="0" distB="0" distL="0" distR="0" wp14:anchorId="7A34D170" wp14:editId="12292D9A">
            <wp:extent cx="5731510" cy="311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1150"/>
                    </a:xfrm>
                    <a:prstGeom prst="rect">
                      <a:avLst/>
                    </a:prstGeom>
                  </pic:spPr>
                </pic:pic>
              </a:graphicData>
            </a:graphic>
          </wp:inline>
        </w:drawing>
      </w:r>
    </w:p>
    <w:p w14:paraId="37A097C7" w14:textId="50C721D8" w:rsidR="00CB4A3E" w:rsidRDefault="4AFB8D26">
      <w:pPr>
        <w:rPr>
          <w:b/>
          <w:bCs/>
        </w:rPr>
      </w:pPr>
      <w:r w:rsidRPr="552CBCBA">
        <w:rPr>
          <w:b/>
          <w:bCs/>
        </w:rPr>
        <w:t xml:space="preserve">The raw results for the 134% RBS can be found at row </w:t>
      </w:r>
      <w:r w:rsidR="27B8DC93" w:rsidRPr="552CBCBA">
        <w:rPr>
          <w:b/>
          <w:bCs/>
        </w:rPr>
        <w:t>364 and for the</w:t>
      </w:r>
      <w:r w:rsidR="706A5D71" w:rsidRPr="552CBCBA">
        <w:rPr>
          <w:b/>
          <w:bCs/>
        </w:rPr>
        <w:t xml:space="preserve"> 115% RBS at</w:t>
      </w:r>
      <w:r w:rsidR="27B8DC93" w:rsidRPr="552CBCBA">
        <w:rPr>
          <w:b/>
          <w:bCs/>
        </w:rPr>
        <w:t xml:space="preserve"> row </w:t>
      </w:r>
      <w:r w:rsidR="10183089" w:rsidRPr="552CBCBA">
        <w:rPr>
          <w:b/>
          <w:bCs/>
        </w:rPr>
        <w:t xml:space="preserve">368 </w:t>
      </w:r>
      <w:r w:rsidR="706A5D71" w:rsidRPr="552CBCBA">
        <w:rPr>
          <w:b/>
          <w:bCs/>
        </w:rPr>
        <w:t xml:space="preserve">of the Results_Masterfile.xlsx file </w:t>
      </w:r>
      <w:r w:rsidR="22957613" w:rsidRPr="552CBCBA">
        <w:rPr>
          <w:b/>
          <w:bCs/>
        </w:rPr>
        <w:t xml:space="preserve">found in our </w:t>
      </w:r>
      <w:r w:rsidR="4B57BAA0" w:rsidRPr="552CBCBA">
        <w:rPr>
          <w:b/>
          <w:bCs/>
        </w:rPr>
        <w:t>supplementary file Code.zip</w:t>
      </w:r>
      <w:proofErr w:type="gramStart"/>
      <w:r w:rsidR="4B57BAA0" w:rsidRPr="552CBCBA">
        <w:rPr>
          <w:b/>
          <w:bCs/>
        </w:rPr>
        <w:t>\</w:t>
      </w:r>
      <w:proofErr w:type="spellStart"/>
      <w:r w:rsidR="4B57BAA0" w:rsidRPr="552CBCBA">
        <w:rPr>
          <w:b/>
          <w:bCs/>
        </w:rPr>
        <w:t>synbio_rbs</w:t>
      </w:r>
      <w:proofErr w:type="spellEnd"/>
      <w:r w:rsidR="4B57BAA0" w:rsidRPr="552CBCBA">
        <w:rPr>
          <w:b/>
          <w:bCs/>
        </w:rPr>
        <w:t>\data .</w:t>
      </w:r>
      <w:proofErr w:type="gramEnd"/>
      <w:r w:rsidR="4B57BAA0" w:rsidRPr="552CBCBA">
        <w:rPr>
          <w:b/>
          <w:bCs/>
        </w:rPr>
        <w:t xml:space="preserve"> </w:t>
      </w:r>
      <w:r w:rsidR="3F317AFA" w:rsidRPr="552CBCBA">
        <w:rPr>
          <w:b/>
          <w:bCs/>
        </w:rPr>
        <w:lastRenderedPageBreak/>
        <w:t>Coefficients of variation (mean/standard variation)</w:t>
      </w:r>
      <w:r w:rsidR="4B57BAA0" w:rsidRPr="552CBCBA">
        <w:rPr>
          <w:b/>
          <w:bCs/>
        </w:rPr>
        <w:t xml:space="preserve"> for these two RBS</w:t>
      </w:r>
      <w:r w:rsidR="3F317AFA" w:rsidRPr="552CBCBA">
        <w:rPr>
          <w:b/>
          <w:bCs/>
        </w:rPr>
        <w:t xml:space="preserve">s are </w:t>
      </w:r>
      <w:r w:rsidR="36B8A198" w:rsidRPr="552CBCBA">
        <w:rPr>
          <w:b/>
          <w:bCs/>
        </w:rPr>
        <w:t>7.1% and 6.1% respectively</w:t>
      </w:r>
      <w:r w:rsidR="0A506243" w:rsidRPr="552CBCBA">
        <w:rPr>
          <w:b/>
          <w:bCs/>
        </w:rPr>
        <w:t xml:space="preserve">, which we would describe as very low for </w:t>
      </w:r>
      <w:r w:rsidR="00072806">
        <w:rPr>
          <w:b/>
          <w:bCs/>
        </w:rPr>
        <w:t>RBS</w:t>
      </w:r>
      <w:r w:rsidR="0A506243" w:rsidRPr="552CBCBA">
        <w:rPr>
          <w:b/>
          <w:bCs/>
        </w:rPr>
        <w:t xml:space="preserve"> samples</w:t>
      </w:r>
      <w:r w:rsidR="00072806">
        <w:rPr>
          <w:b/>
          <w:bCs/>
        </w:rPr>
        <w:t xml:space="preserve">, compared, for example, with </w:t>
      </w:r>
      <w:r w:rsidR="00E76757">
        <w:rPr>
          <w:b/>
          <w:bCs/>
        </w:rPr>
        <w:t xml:space="preserve">the data compiled by </w:t>
      </w:r>
      <w:r w:rsidR="0080071B">
        <w:rPr>
          <w:b/>
          <w:bCs/>
        </w:rPr>
        <w:t xml:space="preserve">Reis and </w:t>
      </w:r>
      <w:proofErr w:type="spellStart"/>
      <w:r w:rsidR="0080071B">
        <w:rPr>
          <w:b/>
          <w:bCs/>
        </w:rPr>
        <w:t>Salis</w:t>
      </w:r>
      <w:proofErr w:type="spellEnd"/>
      <w:r w:rsidR="0080071B">
        <w:rPr>
          <w:b/>
          <w:bCs/>
        </w:rPr>
        <w:t xml:space="preserve"> for their study</w:t>
      </w:r>
      <w:r w:rsidR="00072806">
        <w:rPr>
          <w:b/>
          <w:bCs/>
          <w:i/>
          <w:iCs/>
        </w:rPr>
        <w:t xml:space="preserve"> </w:t>
      </w:r>
      <w:r w:rsidR="0080071B">
        <w:rPr>
          <w:b/>
          <w:bCs/>
          <w:i/>
          <w:iCs/>
        </w:rPr>
        <w:fldChar w:fldCharType="begin" w:fldLock="1"/>
      </w:r>
      <w:r w:rsidR="00F9583F">
        <w:rPr>
          <w:b/>
          <w:bCs/>
          <w:i/>
          <w:iCs/>
        </w:rPr>
        <w:instrText>ADDIN CSL_CITATION {"citationItems":[{"id":"ITEM-1","itemData":{"DOI":"10.1021/acssynbio.0c00394","author":[{"dropping-particle":"","family":"Reis","given":"Alexander C","non-dropping-particle":"","parse-names":false,"suffix":""},{"dropping-particle":"","family":"Salis","given":"Howard M","non-dropping-particle":"","parse-names":false,"suffix":""}],"container-title":"ACS Synthetic Biology","id":"ITEM-1","issue":"11","issued":{"date-parts":[["2020","11","20"]]},"note":"doi: 10.1021/acssynbio.0c00394","page":"3145-3156","publisher":"American Chemical Society","title":"An Automated Model Test System for Systematic Development and Improvement of Gene Expression Models","type":"article-journal","volume":"9"},"uris":["http://www.mendeley.com/documents/?uuid=50aebc50-a11b-4ac1-a073-b7e79b0d1734"]}],"mendeley":{"formattedCitation":"[8]","plainTextFormattedCitation":"[8]","previouslyFormattedCitation":"[8]"},"properties":{"noteIndex":0},"schema":"https://github.com/citation-style-language/schema/raw/master/csl-citation.json"}</w:instrText>
      </w:r>
      <w:r w:rsidR="0080071B">
        <w:rPr>
          <w:b/>
          <w:bCs/>
          <w:i/>
          <w:iCs/>
        </w:rPr>
        <w:fldChar w:fldCharType="separate"/>
      </w:r>
      <w:r w:rsidR="00932FF2" w:rsidRPr="00932FF2">
        <w:rPr>
          <w:bCs/>
          <w:iCs/>
          <w:noProof/>
        </w:rPr>
        <w:t>[8]</w:t>
      </w:r>
      <w:r w:rsidR="0080071B">
        <w:rPr>
          <w:b/>
          <w:bCs/>
          <w:i/>
          <w:iCs/>
        </w:rPr>
        <w:fldChar w:fldCharType="end"/>
      </w:r>
      <w:r w:rsidR="0080071B">
        <w:rPr>
          <w:b/>
          <w:bCs/>
          <w:i/>
          <w:iCs/>
        </w:rPr>
        <w:t>.</w:t>
      </w:r>
    </w:p>
    <w:p w14:paraId="37103C75" w14:textId="2A1B2DFE" w:rsidR="00537927" w:rsidRDefault="00EB15E1" w:rsidP="552CBCBA">
      <w:r>
        <w:br/>
        <w:t xml:space="preserve">- In practical terms, </w:t>
      </w:r>
      <w:r w:rsidRPr="00821E5A">
        <w:t>it would have been more helpful to focus on how well the generated models predict the entire range of RBS strengths (from weak to strong). The R^2 values reached in this study are significantly worse than in comparable studies which reach 0.8 and beyond (as the authors correctly mention).</w:t>
      </w:r>
      <w:r>
        <w:t xml:space="preserve"> </w:t>
      </w:r>
    </w:p>
    <w:p w14:paraId="26DFE1B2" w14:textId="35C6A4F0" w:rsidR="00B94798" w:rsidRDefault="00181E03" w:rsidP="00B21B53">
      <w:pPr>
        <w:rPr>
          <w:b/>
          <w:bCs/>
        </w:rPr>
      </w:pPr>
      <w:r>
        <w:rPr>
          <w:b/>
          <w:bCs/>
        </w:rPr>
        <w:t xml:space="preserve">The reported R^2 </w:t>
      </w:r>
      <w:r w:rsidR="003875E8">
        <w:rPr>
          <w:b/>
          <w:bCs/>
        </w:rPr>
        <w:t xml:space="preserve">value of above 0.8 is actually the </w:t>
      </w:r>
      <w:proofErr w:type="gramStart"/>
      <w:r w:rsidR="003875E8">
        <w:rPr>
          <w:b/>
          <w:bCs/>
        </w:rPr>
        <w:t>best case</w:t>
      </w:r>
      <w:proofErr w:type="gramEnd"/>
      <w:r w:rsidR="003875E8">
        <w:rPr>
          <w:b/>
          <w:bCs/>
        </w:rPr>
        <w:t xml:space="preserve"> scenario, others studies for th</w:t>
      </w:r>
      <w:r w:rsidR="00091359">
        <w:rPr>
          <w:b/>
          <w:bCs/>
        </w:rPr>
        <w:t xml:space="preserve">ese models show much lower R^2 values depending on </w:t>
      </w:r>
      <w:r w:rsidR="00EB5B89">
        <w:rPr>
          <w:b/>
          <w:bCs/>
        </w:rPr>
        <w:t>the used data</w:t>
      </w:r>
      <w:r w:rsidR="00D1719F">
        <w:rPr>
          <w:b/>
          <w:bCs/>
        </w:rPr>
        <w:t xml:space="preserve"> </w:t>
      </w:r>
      <w:r w:rsidR="00EB5B89">
        <w:rPr>
          <w:b/>
          <w:bCs/>
        </w:rPr>
        <w:t xml:space="preserve">set, </w:t>
      </w:r>
      <w:r w:rsidR="00904CCA">
        <w:rPr>
          <w:b/>
          <w:bCs/>
        </w:rPr>
        <w:t xml:space="preserve">we have updated the second paragraph </w:t>
      </w:r>
      <w:r w:rsidR="00F0463C">
        <w:rPr>
          <w:b/>
          <w:bCs/>
        </w:rPr>
        <w:t xml:space="preserve">of </w:t>
      </w:r>
      <w:r w:rsidR="003307F1">
        <w:rPr>
          <w:b/>
          <w:bCs/>
        </w:rPr>
        <w:t>Introduction section to reflect that:</w:t>
      </w:r>
    </w:p>
    <w:p w14:paraId="4989BCED" w14:textId="77777777" w:rsidR="009C6085" w:rsidRDefault="009C6085" w:rsidP="00B21B53">
      <w:pPr>
        <w:rPr>
          <w:b/>
          <w:bCs/>
        </w:rPr>
      </w:pPr>
      <w:r>
        <w:rPr>
          <w:noProof/>
        </w:rPr>
        <w:drawing>
          <wp:inline distT="0" distB="0" distL="0" distR="0" wp14:anchorId="1E0C27B7" wp14:editId="2540D729">
            <wp:extent cx="5731510" cy="4146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4655"/>
                    </a:xfrm>
                    <a:prstGeom prst="rect">
                      <a:avLst/>
                    </a:prstGeom>
                  </pic:spPr>
                </pic:pic>
              </a:graphicData>
            </a:graphic>
          </wp:inline>
        </w:drawing>
      </w:r>
    </w:p>
    <w:p w14:paraId="3EB3AD46" w14:textId="2C7A4928" w:rsidR="00B21B53" w:rsidRPr="004134CA" w:rsidRDefault="61723CE1" w:rsidP="7BB3B21E">
      <w:pPr>
        <w:rPr>
          <w:b/>
          <w:bCs/>
        </w:rPr>
      </w:pPr>
      <w:r w:rsidRPr="7BB3B21E">
        <w:rPr>
          <w:b/>
          <w:bCs/>
        </w:rPr>
        <w:t>Additionally, t</w:t>
      </w:r>
      <w:r w:rsidR="78FABAF9" w:rsidRPr="7BB3B21E">
        <w:rPr>
          <w:b/>
          <w:bCs/>
        </w:rPr>
        <w:t xml:space="preserve">he authors would like to point out that </w:t>
      </w:r>
      <w:proofErr w:type="gramStart"/>
      <w:r w:rsidR="78FABAF9" w:rsidRPr="7BB3B21E">
        <w:rPr>
          <w:b/>
          <w:bCs/>
        </w:rPr>
        <w:t>as long as</w:t>
      </w:r>
      <w:proofErr w:type="gramEnd"/>
      <w:r w:rsidR="78FABAF9" w:rsidRPr="7BB3B21E">
        <w:rPr>
          <w:b/>
          <w:bCs/>
        </w:rPr>
        <w:t xml:space="preserve"> the R^2 value is relatively low, it </w:t>
      </w:r>
      <w:r w:rsidR="5FB50A2A" w:rsidRPr="7BB3B21E">
        <w:rPr>
          <w:b/>
          <w:bCs/>
        </w:rPr>
        <w:t xml:space="preserve">shouldn’t be viewed </w:t>
      </w:r>
      <w:r w:rsidR="5D012949" w:rsidRPr="7BB3B21E">
        <w:rPr>
          <w:b/>
          <w:bCs/>
        </w:rPr>
        <w:t xml:space="preserve">separately to </w:t>
      </w:r>
      <w:r w:rsidR="2B11F980" w:rsidRPr="7BB3B21E">
        <w:rPr>
          <w:b/>
          <w:bCs/>
        </w:rPr>
        <w:t>other</w:t>
      </w:r>
      <w:r w:rsidR="5D012949" w:rsidRPr="7BB3B21E">
        <w:rPr>
          <w:b/>
          <w:bCs/>
        </w:rPr>
        <w:t xml:space="preserve"> metrics shown in the study</w:t>
      </w:r>
      <w:r w:rsidR="00F34B39">
        <w:rPr>
          <w:b/>
          <w:bCs/>
        </w:rPr>
        <w:t>.</w:t>
      </w:r>
      <w:r w:rsidR="5D012949" w:rsidRPr="7BB3B21E">
        <w:rPr>
          <w:b/>
          <w:bCs/>
        </w:rPr>
        <w:t xml:space="preserve"> </w:t>
      </w:r>
      <w:r w:rsidR="7F2A307F" w:rsidRPr="7BB3B21E">
        <w:rPr>
          <w:b/>
          <w:bCs/>
        </w:rPr>
        <w:t xml:space="preserve">Our </w:t>
      </w:r>
      <w:proofErr w:type="gramStart"/>
      <w:r w:rsidR="7F2A307F" w:rsidRPr="7BB3B21E">
        <w:rPr>
          <w:b/>
          <w:bCs/>
        </w:rPr>
        <w:t>ultimate goal</w:t>
      </w:r>
      <w:proofErr w:type="gramEnd"/>
      <w:r w:rsidR="7F2A307F" w:rsidRPr="7BB3B21E">
        <w:rPr>
          <w:b/>
          <w:bCs/>
        </w:rPr>
        <w:t xml:space="preserve"> is to be able to identify RBS sequences significantly higher than the benchmark sequence within fixed budget </w:t>
      </w:r>
      <w:r w:rsidR="006C1C1B">
        <w:rPr>
          <w:b/>
          <w:bCs/>
        </w:rPr>
        <w:t>and</w:t>
      </w:r>
      <w:r w:rsidR="7F2A307F" w:rsidRPr="7BB3B21E">
        <w:rPr>
          <w:b/>
          <w:bCs/>
        </w:rPr>
        <w:t xml:space="preserve"> </w:t>
      </w:r>
      <w:r w:rsidR="006C1C1B">
        <w:rPr>
          <w:b/>
          <w:bCs/>
        </w:rPr>
        <w:t>o</w:t>
      </w:r>
      <w:r w:rsidR="7F2A307F" w:rsidRPr="7BB3B21E">
        <w:rPr>
          <w:b/>
          <w:bCs/>
        </w:rPr>
        <w:t>ur pipeline has successfully achieved th</w:t>
      </w:r>
      <w:r w:rsidR="006C1C1B">
        <w:rPr>
          <w:b/>
          <w:bCs/>
        </w:rPr>
        <w:t>at</w:t>
      </w:r>
      <w:r w:rsidR="7F2A307F" w:rsidRPr="7BB3B21E">
        <w:rPr>
          <w:b/>
          <w:bCs/>
        </w:rPr>
        <w:t xml:space="preserve"> goal. </w:t>
      </w:r>
      <w:r w:rsidR="68FA458B" w:rsidRPr="7BB3B21E">
        <w:rPr>
          <w:b/>
          <w:bCs/>
        </w:rPr>
        <w:t xml:space="preserve">When the prediction is used for </w:t>
      </w:r>
      <w:r w:rsidR="5BC414E4" w:rsidRPr="7BB3B21E">
        <w:rPr>
          <w:b/>
          <w:bCs/>
        </w:rPr>
        <w:t xml:space="preserve">recommendation tasks </w:t>
      </w:r>
      <w:r w:rsidR="44400D57" w:rsidRPr="7BB3B21E">
        <w:rPr>
          <w:b/>
          <w:bCs/>
        </w:rPr>
        <w:t>like the one</w:t>
      </w:r>
      <w:r w:rsidR="44722083" w:rsidRPr="7BB3B21E">
        <w:rPr>
          <w:b/>
          <w:bCs/>
        </w:rPr>
        <w:t xml:space="preserve"> </w:t>
      </w:r>
      <w:r w:rsidR="5BC414E4" w:rsidRPr="7BB3B21E">
        <w:rPr>
          <w:b/>
          <w:bCs/>
        </w:rPr>
        <w:t>considered in this paper,</w:t>
      </w:r>
      <w:r w:rsidR="3E990BC1" w:rsidRPr="7BB3B21E">
        <w:rPr>
          <w:b/>
          <w:bCs/>
        </w:rPr>
        <w:t xml:space="preserve"> </w:t>
      </w:r>
      <w:r w:rsidR="609F777B" w:rsidRPr="7BB3B21E">
        <w:rPr>
          <w:b/>
          <w:bCs/>
        </w:rPr>
        <w:t xml:space="preserve">ranking-based metric like </w:t>
      </w:r>
      <w:r w:rsidR="7C0571BB" w:rsidRPr="7BB3B21E">
        <w:rPr>
          <w:b/>
          <w:bCs/>
        </w:rPr>
        <w:t xml:space="preserve">Spearman correlation coefficient </w:t>
      </w:r>
      <w:r w:rsidR="44400D57" w:rsidRPr="7BB3B21E">
        <w:rPr>
          <w:b/>
          <w:bCs/>
        </w:rPr>
        <w:t>is a</w:t>
      </w:r>
      <w:r w:rsidR="7C0571BB" w:rsidRPr="7BB3B21E">
        <w:rPr>
          <w:b/>
          <w:bCs/>
        </w:rPr>
        <w:t xml:space="preserve"> better</w:t>
      </w:r>
      <w:r w:rsidR="5B718832" w:rsidRPr="7BB3B21E">
        <w:rPr>
          <w:b/>
          <w:bCs/>
        </w:rPr>
        <w:t xml:space="preserve"> </w:t>
      </w:r>
      <w:r w:rsidR="7C0571BB" w:rsidRPr="7BB3B21E">
        <w:rPr>
          <w:b/>
          <w:bCs/>
        </w:rPr>
        <w:t xml:space="preserve">evaluation metric </w:t>
      </w:r>
      <w:r w:rsidR="00AD52C0" w:rsidRPr="7BB3B21E">
        <w:rPr>
          <w:b/>
          <w:bCs/>
        </w:rPr>
        <w:fldChar w:fldCharType="begin" w:fldLock="1"/>
      </w:r>
      <w:r w:rsidR="00AD52C0" w:rsidRPr="7BB3B21E">
        <w:rPr>
          <w:b/>
          <w:bCs/>
        </w:rPr>
        <w:instrText>ADDIN CSL_CITATION {"citationItems":[{"id":"ITEM-1","itemData":{"DOI":"10.3390/app9204284","ISSN":"2076-3417","abstract":"Korean people are exposed to stress due to the constant competitive structure caused by rapid industrialization. As a result, there is a need for ways that can effectively manage stress and help improve quality of life. Therefore, this study proposes an activity recommendation model using rank correlation for chronic stress management. Using Spearman&amp;rsquo;s rank correlation coefficient, the proposed model finds the correlations between users&amp;rsquo; Positive Activity for Stress Management (PASM), Negative Activity for Stress Management (NASM), and Perceived Stress Scale (PSS). Spearman&amp;rsquo;s rank correlation coefficient improves the accuracy of recommendations by putting a basic rank value in a missing value to solve the sparsity problem and cold-start problem. For the performance evaluation of the proposed model, F-measure is applied using the average precision and recall after five times of recommendations for 20 users. As a result, the proposed method has better performance than other models, since it recommends activities with the use of the correlation between PASM and NASM. The proposed activity recommendation model for stress management makes it possible to manage user&amp;rsquo;s stress effectively by lowering the user&amp;rsquo;s PSS using correlation.","author":[{"dropping-particle":"","family":"Kang","given":"Ji-Soo","non-dropping-particle":"","parse-names":false,"suffix":""},{"dropping-particle":"","family":"Shin","given":"Dong-Hoon","non-dropping-particle":"","parse-names":false,"suffix":""},{"dropping-particle":"","family":"Baek","given":"Ji-Won","non-dropping-particle":"","parse-names":false,"suffix":""},{"dropping-particle":"","family":"Chung","given":"Kyungyong","non-dropping-particle":"","parse-names":false,"suffix":""}],"container-title":"Applied Sciences","id":"ITEM-1","issue":"20","issued":{"date-parts":[["2019"]]},"title":"Activity Recommendation Model Using Rank Correlation for Chronic Stress Management","type":"article-journal","volume":"9"},"uris":["http://www.mendeley.com/documents/?uuid=e834bb8a-7bcc-43c3-aa71-e2ad3dba8f0d"]},{"id":"ITEM-2","itemData":{"ISSN":"0003-2999","abstract":"Correlation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author":[{"dropping-particle":"","family":"Schober","given":"Patrick","non-dropping-particle":"","parse-names":false,"suffix":""},{"dropping-particle":"","family":"Boer","given":"Christa","non-dropping-particle":"","parse-names":false,"suffix":""},{"dropping-particle":"","family":"Schwarte","given":"Lothar A","non-dropping-particle":"","parse-names":false,"suffix":""}],"container-title":"Anesthesia &amp; Analgesia","id":"ITEM-2","issue":"5","issued":{"date-parts":[["2018"]]},"title":"Correlation Coefficients: Appropriate Use and Interpretation","type":"article-journal","volume":"126"},"uris":["http://www.mendeley.com/documents/?uuid=95643491-a8a7-4389-93c3-7bacc4c7a882"]}],"mendeley":{"formattedCitation":"[10], [11]","plainTextFormattedCitation":"[10], [11]","previouslyFormattedCitation":"[10], [11]"},"properties":{"noteIndex":0},"schema":"https://github.com/citation-style-language/schema/raw/master/csl-citation.json"}</w:instrText>
      </w:r>
      <w:r w:rsidR="00AD52C0" w:rsidRPr="7BB3B21E">
        <w:rPr>
          <w:b/>
          <w:bCs/>
        </w:rPr>
        <w:fldChar w:fldCharType="separate"/>
      </w:r>
      <w:r w:rsidR="005855EA" w:rsidRPr="7BB3B21E">
        <w:rPr>
          <w:b/>
          <w:bCs/>
          <w:noProof/>
        </w:rPr>
        <w:t>[10], [11]</w:t>
      </w:r>
      <w:r w:rsidR="00AD52C0" w:rsidRPr="7BB3B21E">
        <w:rPr>
          <w:b/>
          <w:bCs/>
        </w:rPr>
        <w:fldChar w:fldCharType="end"/>
      </w:r>
      <w:r w:rsidR="005855EA" w:rsidRPr="7BB3B21E">
        <w:rPr>
          <w:b/>
          <w:bCs/>
        </w:rPr>
        <w:t xml:space="preserve">. </w:t>
      </w:r>
      <w:r w:rsidR="4A7E93B8" w:rsidRPr="7BB3B21E">
        <w:rPr>
          <w:b/>
          <w:bCs/>
        </w:rPr>
        <w:t xml:space="preserve">Intuitively, in each round, as long as we can </w:t>
      </w:r>
      <w:r w:rsidR="1D71F7E2" w:rsidRPr="7BB3B21E">
        <w:rPr>
          <w:b/>
          <w:bCs/>
        </w:rPr>
        <w:t>rank RBS</w:t>
      </w:r>
      <w:r w:rsidR="00CB5D61" w:rsidRPr="7BB3B21E">
        <w:rPr>
          <w:b/>
          <w:bCs/>
        </w:rPr>
        <w:t>s</w:t>
      </w:r>
      <w:r w:rsidR="1D71F7E2" w:rsidRPr="7BB3B21E">
        <w:rPr>
          <w:b/>
          <w:bCs/>
        </w:rPr>
        <w:t xml:space="preserve"> properly and </w:t>
      </w:r>
      <w:r w:rsidR="33D51D2B" w:rsidRPr="7BB3B21E">
        <w:rPr>
          <w:b/>
          <w:bCs/>
        </w:rPr>
        <w:t>distinguish</w:t>
      </w:r>
      <w:r w:rsidR="4A7E93B8" w:rsidRPr="7BB3B21E">
        <w:rPr>
          <w:b/>
          <w:bCs/>
        </w:rPr>
        <w:t xml:space="preserve"> RBS sequences with </w:t>
      </w:r>
      <w:r w:rsidR="73D693AD" w:rsidRPr="7BB3B21E">
        <w:rPr>
          <w:b/>
          <w:bCs/>
        </w:rPr>
        <w:t xml:space="preserve">high </w:t>
      </w:r>
      <w:r w:rsidR="73F2608E" w:rsidRPr="7BB3B21E">
        <w:rPr>
          <w:b/>
          <w:bCs/>
        </w:rPr>
        <w:t>from the ones with</w:t>
      </w:r>
      <w:r w:rsidR="73D693AD" w:rsidRPr="7BB3B21E">
        <w:rPr>
          <w:b/>
          <w:bCs/>
        </w:rPr>
        <w:t xml:space="preserve"> low</w:t>
      </w:r>
      <w:r w:rsidR="4A7E93B8" w:rsidRPr="7BB3B21E">
        <w:rPr>
          <w:b/>
          <w:bCs/>
        </w:rPr>
        <w:t xml:space="preserve"> TIR</w:t>
      </w:r>
      <w:r w:rsidR="35ECC5CD" w:rsidRPr="7BB3B21E">
        <w:rPr>
          <w:b/>
          <w:bCs/>
        </w:rPr>
        <w:t>s</w:t>
      </w:r>
      <w:r w:rsidR="4A7E93B8" w:rsidRPr="7BB3B21E">
        <w:rPr>
          <w:b/>
          <w:bCs/>
        </w:rPr>
        <w:t xml:space="preserve">, we can recommend </w:t>
      </w:r>
      <w:r w:rsidR="523026DF" w:rsidRPr="7BB3B21E">
        <w:rPr>
          <w:b/>
          <w:bCs/>
        </w:rPr>
        <w:t>RBS sequences</w:t>
      </w:r>
      <w:r w:rsidR="46D41DF8" w:rsidRPr="7BB3B21E">
        <w:rPr>
          <w:b/>
          <w:bCs/>
        </w:rPr>
        <w:t xml:space="preserve"> exploitatively</w:t>
      </w:r>
      <w:r w:rsidR="54C727EC" w:rsidRPr="7BB3B21E">
        <w:rPr>
          <w:b/>
          <w:bCs/>
        </w:rPr>
        <w:t xml:space="preserve">, </w:t>
      </w:r>
      <w:r w:rsidR="7D3F88C1" w:rsidRPr="7BB3B21E">
        <w:rPr>
          <w:b/>
          <w:bCs/>
        </w:rPr>
        <w:t>even if</w:t>
      </w:r>
      <w:r w:rsidR="6B7280D9" w:rsidRPr="7BB3B21E">
        <w:rPr>
          <w:b/>
          <w:bCs/>
        </w:rPr>
        <w:t xml:space="preserve"> the true label</w:t>
      </w:r>
      <w:r w:rsidR="7D3F88C1" w:rsidRPr="7BB3B21E">
        <w:rPr>
          <w:b/>
          <w:bCs/>
        </w:rPr>
        <w:t xml:space="preserve"> is not predicted </w:t>
      </w:r>
      <w:r w:rsidR="345F8B38" w:rsidRPr="7BB3B21E">
        <w:rPr>
          <w:b/>
          <w:bCs/>
        </w:rPr>
        <w:t>with high precision</w:t>
      </w:r>
      <w:r w:rsidR="6B7280D9" w:rsidRPr="7BB3B21E">
        <w:rPr>
          <w:b/>
          <w:bCs/>
        </w:rPr>
        <w:t xml:space="preserve">. </w:t>
      </w:r>
      <w:r w:rsidR="00AD52C0" w:rsidRPr="7BB3B21E">
        <w:rPr>
          <w:b/>
          <w:bCs/>
        </w:rPr>
        <w:t xml:space="preserve">Other machine learning methods used in synthetic biology on small data-sets were also shown to produce useful recommendations despite low R^2 values </w:t>
      </w:r>
      <w:r w:rsidR="00AD52C0" w:rsidRPr="7BB3B21E">
        <w:rPr>
          <w:b/>
          <w:bCs/>
        </w:rPr>
        <w:fldChar w:fldCharType="begin" w:fldLock="1"/>
      </w:r>
      <w:r w:rsidR="00AD52C0" w:rsidRPr="7BB3B21E">
        <w:rPr>
          <w:b/>
          <w:bCs/>
        </w:rPr>
        <w:instrText>ADDIN CSL_CITATION {"citationItems":[{"id":"ITEM-1","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Biology","id":"ITEM-1","issue":"6","issued":{"date-parts":[["2019","6","21"]]},"note":"doi: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Learning","type":"article-journal","volume":"8"},"uris":["http://www.mendeley.com/documents/?uuid=bda556fa-5ae4-4471-9a29-8ddae25a24d5"]},{"id":"ITEM-2","itemData":{"DOI":"10.1038/s41467-020-18008-4","ISSN":"2041-1723","abstract":"Synthetic biology allows us to bioengineer cells to synthesize novel valuable molecules such as renewable biofuels or anticancer drugs. However, traditional synthetic biology approaches involve ad-hoc engineering practices, which lead to long development times. Here, we present the Automated Recommendation Tool (ART), a tool that leverages machine learning and probabilistic modeling techniques to guide synthetic biology in a systematic fashion, without the need for a full mechanistic understanding of the biological system. Using sampling-based optimization, ART provides a set of recommended strains to be built in the next engineering cycle, alongside probabilistic predictions of their production levels. We demonstrate the capabilities of ART on simulated data sets, as well as experimental data from real metabolic engineering projects producing renewable biofuels, hoppy flavored beer without hops, fatty acids, and tryptophan. Finally, we discuss the limitations of this approach, and the practical consequences of the underlying assumptions failing.","author":[{"dropping-particle":"","family":"Radivojević","given":"Tijana","non-dropping-particle":"","parse-names":false,"suffix":""},{"dropping-particle":"","family":"Costello","given":"Zak","non-dropping-particle":"","parse-names":false,"suffix":""},{"dropping-particle":"","family":"Workman","given":"Kenneth","non-dropping-particle":"","parse-names":false,"suffix":""},{"dropping-particle":"","family":"Garcia Martin","given":"Hector","non-dropping-particle":"","parse-names":false,"suffix":""}],"container-title":"Nature Communications","id":"ITEM-2","issue":"1","issued":{"date-parts":[["2020"]]},"page":"4879","title":"A machine learning Automated Recommendation Tool for synthetic biology","type":"article-journal","volume":"11"},"uris":["http://www.mendeley.com/documents/?uuid=49d01422-3ac0-44c4-abf3-ab4abb130d59"]}],"mendeley":{"formattedCitation":"[4], [12]","plainTextFormattedCitation":"[4], [12]","previouslyFormattedCitation":"[4], [12]"},"properties":{"noteIndex":0},"schema":"https://github.com/citation-style-language/schema/raw/master/csl-citation.json"}</w:instrText>
      </w:r>
      <w:r w:rsidR="00AD52C0" w:rsidRPr="7BB3B21E">
        <w:rPr>
          <w:b/>
          <w:bCs/>
        </w:rPr>
        <w:fldChar w:fldCharType="separate"/>
      </w:r>
      <w:r w:rsidR="00AD52C0" w:rsidRPr="7BB3B21E">
        <w:rPr>
          <w:b/>
          <w:bCs/>
          <w:noProof/>
        </w:rPr>
        <w:t>[4], [12]</w:t>
      </w:r>
      <w:r w:rsidR="00AD52C0" w:rsidRPr="7BB3B21E">
        <w:rPr>
          <w:b/>
          <w:bCs/>
        </w:rPr>
        <w:fldChar w:fldCharType="end"/>
      </w:r>
      <w:r w:rsidR="00E07EF2">
        <w:rPr>
          <w:b/>
          <w:bCs/>
        </w:rPr>
        <w:t xml:space="preserve">. </w:t>
      </w:r>
      <w:r w:rsidR="37CAB9C0" w:rsidRPr="7BB3B21E">
        <w:rPr>
          <w:b/>
          <w:bCs/>
        </w:rPr>
        <w:t xml:space="preserve">Finally, our </w:t>
      </w:r>
      <w:r w:rsidR="1319B758" w:rsidRPr="7BB3B21E">
        <w:rPr>
          <w:b/>
          <w:bCs/>
        </w:rPr>
        <w:t>predictor GPR</w:t>
      </w:r>
      <w:r w:rsidR="37CAB9C0" w:rsidRPr="7BB3B21E">
        <w:rPr>
          <w:b/>
          <w:bCs/>
        </w:rPr>
        <w:t xml:space="preserve">, compared with previously described calculators using deterministic thermodynamic approach, </w:t>
      </w:r>
      <w:proofErr w:type="gramStart"/>
      <w:r w:rsidR="37CAB9C0" w:rsidRPr="7BB3B21E">
        <w:rPr>
          <w:b/>
          <w:bCs/>
        </w:rPr>
        <w:t>is able to</w:t>
      </w:r>
      <w:proofErr w:type="gramEnd"/>
      <w:r w:rsidR="37CAB9C0" w:rsidRPr="7BB3B21E">
        <w:rPr>
          <w:b/>
          <w:bCs/>
        </w:rPr>
        <w:t xml:space="preserve"> show the uncertainty of the predictions, which can be used by our Bandit algorithm to give better recommendations. </w:t>
      </w:r>
      <w:r w:rsidR="5FE1A2C9" w:rsidRPr="7BB3B21E">
        <w:rPr>
          <w:b/>
          <w:bCs/>
        </w:rPr>
        <w:t xml:space="preserve">We have updated our Discussion section to reflect </w:t>
      </w:r>
      <w:r w:rsidR="727A04ED" w:rsidRPr="7BB3B21E">
        <w:rPr>
          <w:b/>
          <w:bCs/>
        </w:rPr>
        <w:t>these additional points</w:t>
      </w:r>
      <w:r w:rsidR="5FE1A2C9" w:rsidRPr="7BB3B21E">
        <w:rPr>
          <w:b/>
          <w:bCs/>
        </w:rPr>
        <w:t>.</w:t>
      </w:r>
    </w:p>
    <w:p w14:paraId="302DBB44" w14:textId="362AB4CA" w:rsidR="00FE5889" w:rsidRDefault="000910D9">
      <w:r>
        <w:rPr>
          <w:noProof/>
        </w:rPr>
        <w:drawing>
          <wp:inline distT="0" distB="0" distL="0" distR="0" wp14:anchorId="1F66737D" wp14:editId="6D80B3BE">
            <wp:extent cx="5731510" cy="1337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37310"/>
                    </a:xfrm>
                    <a:prstGeom prst="rect">
                      <a:avLst/>
                    </a:prstGeom>
                  </pic:spPr>
                </pic:pic>
              </a:graphicData>
            </a:graphic>
          </wp:inline>
        </w:drawing>
      </w:r>
      <w:r w:rsidR="00EB15E1">
        <w:br/>
      </w:r>
      <w:r w:rsidR="00EB15E1">
        <w:br/>
        <w:t xml:space="preserve">- directly related prior art is not appropriately introduced: for instance in Ref25 a combination of high-throughput data generation and machine learning is introduced as a means to predict RBS </w:t>
      </w:r>
      <w:proofErr w:type="spellStart"/>
      <w:r w:rsidR="00EB15E1">
        <w:t>behavior</w:t>
      </w:r>
      <w:proofErr w:type="spellEnd"/>
      <w:r w:rsidR="00EB15E1">
        <w:t xml:space="preserve"> with high accuracy; similarly, </w:t>
      </w:r>
      <w:proofErr w:type="spellStart"/>
      <w:r w:rsidR="00EB15E1">
        <w:t>Salis</w:t>
      </w:r>
      <w:proofErr w:type="spellEnd"/>
      <w:r w:rsidR="00EB15E1">
        <w:t xml:space="preserve"> and </w:t>
      </w:r>
      <w:proofErr w:type="spellStart"/>
      <w:r w:rsidR="00EB15E1">
        <w:t>coworkers</w:t>
      </w:r>
      <w:proofErr w:type="spellEnd"/>
      <w:r w:rsidR="00EB15E1">
        <w:t xml:space="preserve"> have used ML to improve a biophysical model for the prediction RBS strength (this latter reference is entirely missing: https://pubs.acs.org/doi/abs/10.1021/acssynbio.0c00394); given the very high degree of similarity to this study, it seems surprising that the authors forgot (or chose not to?) </w:t>
      </w:r>
      <w:proofErr w:type="spellStart"/>
      <w:r w:rsidR="00EB15E1">
        <w:t>explicitely</w:t>
      </w:r>
      <w:proofErr w:type="spellEnd"/>
      <w:r w:rsidR="00EB15E1">
        <w:t xml:space="preserve"> introduce these studies as prior art. Importantly, these studies reach much higher prediction accuracies than the underlying work. </w:t>
      </w:r>
    </w:p>
    <w:p w14:paraId="070165EE" w14:textId="5EACC196" w:rsidR="00017E3B" w:rsidRDefault="00BE7BB8">
      <w:r>
        <w:rPr>
          <w:b/>
          <w:bCs/>
        </w:rPr>
        <w:lastRenderedPageBreak/>
        <w:t xml:space="preserve">Thank you for the suggestion to include the </w:t>
      </w:r>
      <w:r w:rsidR="009642A4">
        <w:rPr>
          <w:b/>
          <w:bCs/>
        </w:rPr>
        <w:t xml:space="preserve">work. </w:t>
      </w:r>
      <w:r w:rsidR="00FE5889" w:rsidRPr="5FF9F296">
        <w:rPr>
          <w:b/>
          <w:bCs/>
        </w:rPr>
        <w:t xml:space="preserve">The authors </w:t>
      </w:r>
      <w:r w:rsidR="00B877D6" w:rsidRPr="5FF9F296">
        <w:rPr>
          <w:b/>
          <w:bCs/>
        </w:rPr>
        <w:t xml:space="preserve">did not choose to omit the work pointed out, </w:t>
      </w:r>
      <w:r w:rsidR="00ED284A" w:rsidRPr="5FF9F296">
        <w:rPr>
          <w:b/>
          <w:bCs/>
        </w:rPr>
        <w:t xml:space="preserve">rather </w:t>
      </w:r>
      <w:r w:rsidR="00B877D6" w:rsidRPr="5FF9F296">
        <w:rPr>
          <w:b/>
          <w:bCs/>
        </w:rPr>
        <w:t xml:space="preserve">they have decided to cite the original RBS calculator paper </w:t>
      </w:r>
      <w:r w:rsidR="00870BED" w:rsidRPr="5FF9F296">
        <w:rPr>
          <w:b/>
          <w:bCs/>
        </w:rPr>
        <w:t xml:space="preserve">from </w:t>
      </w:r>
      <w:proofErr w:type="spellStart"/>
      <w:r w:rsidR="00870BED" w:rsidRPr="5FF9F296">
        <w:rPr>
          <w:b/>
          <w:bCs/>
        </w:rPr>
        <w:t>Salis</w:t>
      </w:r>
      <w:proofErr w:type="spellEnd"/>
      <w:r w:rsidR="00870BED" w:rsidRPr="5FF9F296">
        <w:rPr>
          <w:b/>
          <w:bCs/>
        </w:rPr>
        <w:t xml:space="preserve"> lab as the most relevant work from the said group. However, authors do recognize that the </w:t>
      </w:r>
      <w:r w:rsidR="00B6276C" w:rsidRPr="5FF9F296">
        <w:rPr>
          <w:b/>
          <w:bCs/>
        </w:rPr>
        <w:t xml:space="preserve">Reis and </w:t>
      </w:r>
      <w:proofErr w:type="spellStart"/>
      <w:r w:rsidR="00B6276C" w:rsidRPr="5FF9F296">
        <w:rPr>
          <w:b/>
          <w:bCs/>
        </w:rPr>
        <w:t>Salis</w:t>
      </w:r>
      <w:proofErr w:type="spellEnd"/>
      <w:r w:rsidR="00B6276C" w:rsidRPr="5FF9F296">
        <w:rPr>
          <w:b/>
          <w:bCs/>
        </w:rPr>
        <w:t xml:space="preserve"> paper does </w:t>
      </w:r>
      <w:r w:rsidR="00C72F6F" w:rsidRPr="5FF9F296">
        <w:rPr>
          <w:b/>
          <w:bCs/>
        </w:rPr>
        <w:t xml:space="preserve">show the most recent advance in </w:t>
      </w:r>
      <w:proofErr w:type="spellStart"/>
      <w:r w:rsidR="00C72F6F" w:rsidRPr="5FF9F296">
        <w:rPr>
          <w:b/>
          <w:bCs/>
        </w:rPr>
        <w:t>Salis</w:t>
      </w:r>
      <w:proofErr w:type="spellEnd"/>
      <w:r w:rsidR="00C72F6F" w:rsidRPr="5FF9F296">
        <w:rPr>
          <w:b/>
          <w:bCs/>
        </w:rPr>
        <w:t xml:space="preserve"> RBS calculator and so </w:t>
      </w:r>
      <w:r w:rsidR="00017E3B" w:rsidRPr="5FF9F296">
        <w:rPr>
          <w:b/>
          <w:bCs/>
        </w:rPr>
        <w:t xml:space="preserve">did include it in the </w:t>
      </w:r>
      <w:r w:rsidR="00EE47CE">
        <w:rPr>
          <w:b/>
          <w:bCs/>
        </w:rPr>
        <w:t>current revision of the manuscript</w:t>
      </w:r>
      <w:r w:rsidR="0026232E">
        <w:rPr>
          <w:b/>
          <w:bCs/>
        </w:rPr>
        <w:t xml:space="preserve"> </w:t>
      </w:r>
      <w:r w:rsidR="00FA79D7">
        <w:rPr>
          <w:b/>
          <w:bCs/>
        </w:rPr>
        <w:t>under [12]</w:t>
      </w:r>
      <w:r w:rsidR="00017E3B" w:rsidRPr="5FF9F296">
        <w:rPr>
          <w:b/>
          <w:bCs/>
        </w:rPr>
        <w:t>.</w:t>
      </w:r>
      <w:r w:rsidR="00B6276C">
        <w:t xml:space="preserve"> </w:t>
      </w:r>
    </w:p>
    <w:p w14:paraId="399C5CC1" w14:textId="099B86CC" w:rsidR="009642A4" w:rsidRDefault="00FA79D7">
      <w:r>
        <w:rPr>
          <w:noProof/>
        </w:rPr>
        <w:drawing>
          <wp:inline distT="0" distB="0" distL="0" distR="0" wp14:anchorId="2E8EF9BB" wp14:editId="144F8292">
            <wp:extent cx="5731510" cy="4146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4655"/>
                    </a:xfrm>
                    <a:prstGeom prst="rect">
                      <a:avLst/>
                    </a:prstGeom>
                  </pic:spPr>
                </pic:pic>
              </a:graphicData>
            </a:graphic>
          </wp:inline>
        </w:drawing>
      </w:r>
    </w:p>
    <w:p w14:paraId="623B0D28" w14:textId="34167CBC" w:rsidR="000E7A59" w:rsidRPr="00FF5879" w:rsidRDefault="62604039">
      <w:pPr>
        <w:rPr>
          <w:b/>
          <w:bCs/>
        </w:rPr>
      </w:pPr>
      <w:r w:rsidRPr="5FF9F296">
        <w:rPr>
          <w:b/>
          <w:bCs/>
        </w:rPr>
        <w:t>T</w:t>
      </w:r>
      <w:r w:rsidR="564D56A1" w:rsidRPr="5FF9F296">
        <w:rPr>
          <w:b/>
          <w:bCs/>
        </w:rPr>
        <w:t xml:space="preserve">he work in question can’t be directly </w:t>
      </w:r>
      <w:r w:rsidR="1384F656" w:rsidRPr="5FF9F296">
        <w:rPr>
          <w:b/>
          <w:bCs/>
        </w:rPr>
        <w:t xml:space="preserve">compared to ours in its goals. In the newly cited work Machine Learning </w:t>
      </w:r>
      <w:r w:rsidR="00170ADB">
        <w:rPr>
          <w:b/>
          <w:bCs/>
        </w:rPr>
        <w:t xml:space="preserve">is </w:t>
      </w:r>
      <w:r w:rsidR="1384F656" w:rsidRPr="5FF9F296">
        <w:rPr>
          <w:b/>
          <w:bCs/>
        </w:rPr>
        <w:t xml:space="preserve">used </w:t>
      </w:r>
      <w:r w:rsidR="00170ADB">
        <w:rPr>
          <w:b/>
          <w:bCs/>
        </w:rPr>
        <w:t>for</w:t>
      </w:r>
      <w:r w:rsidR="1384F656" w:rsidRPr="5FF9F296">
        <w:rPr>
          <w:b/>
          <w:bCs/>
        </w:rPr>
        <w:t xml:space="preserve"> model </w:t>
      </w:r>
      <w:r w:rsidR="006A7D1E">
        <w:rPr>
          <w:b/>
          <w:bCs/>
        </w:rPr>
        <w:t>evaluation</w:t>
      </w:r>
      <w:r w:rsidR="07A999A1" w:rsidRPr="5FF9F296">
        <w:rPr>
          <w:b/>
          <w:bCs/>
        </w:rPr>
        <w:t xml:space="preserve">, whereas in our work we </w:t>
      </w:r>
      <w:r w:rsidR="48D39274" w:rsidRPr="5FF9F296">
        <w:rPr>
          <w:b/>
          <w:bCs/>
        </w:rPr>
        <w:t>present a new ML approach towards designing RBS, where ML is used directly used to learn from the data</w:t>
      </w:r>
      <w:r w:rsidR="04E013B2" w:rsidRPr="6F0B72A5">
        <w:rPr>
          <w:b/>
          <w:bCs/>
        </w:rPr>
        <w:t xml:space="preserve">, </w:t>
      </w:r>
      <w:r w:rsidR="04E013B2" w:rsidRPr="20D88B6B">
        <w:rPr>
          <w:b/>
          <w:bCs/>
        </w:rPr>
        <w:t>predict</w:t>
      </w:r>
      <w:r w:rsidR="04E013B2" w:rsidRPr="46A41CB5">
        <w:rPr>
          <w:b/>
          <w:bCs/>
        </w:rPr>
        <w:t xml:space="preserve"> </w:t>
      </w:r>
      <w:r w:rsidR="00077184">
        <w:rPr>
          <w:b/>
          <w:bCs/>
        </w:rPr>
        <w:t>the</w:t>
      </w:r>
      <w:r w:rsidR="04E013B2" w:rsidRPr="6F0B72A5">
        <w:rPr>
          <w:b/>
          <w:bCs/>
        </w:rPr>
        <w:t xml:space="preserve"> design space and guide recommendations</w:t>
      </w:r>
      <w:r w:rsidR="6F3CC9B7" w:rsidRPr="6F0B72A5">
        <w:rPr>
          <w:b/>
          <w:bCs/>
        </w:rPr>
        <w:t>.</w:t>
      </w:r>
      <w:r w:rsidR="6F3CC9B7" w:rsidRPr="5FF9F296">
        <w:rPr>
          <w:b/>
          <w:bCs/>
        </w:rPr>
        <w:t xml:space="preserve"> </w:t>
      </w:r>
      <w:r w:rsidR="54426435" w:rsidRPr="5FF9F296">
        <w:rPr>
          <w:b/>
          <w:bCs/>
        </w:rPr>
        <w:t>Additionally, w</w:t>
      </w:r>
      <w:r w:rsidR="71DD9494" w:rsidRPr="5FF9F296">
        <w:rPr>
          <w:b/>
          <w:bCs/>
        </w:rPr>
        <w:t xml:space="preserve">e show how the </w:t>
      </w:r>
      <w:r w:rsidR="54426435" w:rsidRPr="5FF9F296">
        <w:rPr>
          <w:b/>
          <w:bCs/>
        </w:rPr>
        <w:t xml:space="preserve">round-to-round </w:t>
      </w:r>
      <w:r w:rsidR="71DD9494" w:rsidRPr="5FF9F296">
        <w:rPr>
          <w:b/>
          <w:bCs/>
        </w:rPr>
        <w:t xml:space="preserve">increase in data volume (by </w:t>
      </w:r>
      <w:r w:rsidR="730F570B" w:rsidRPr="5FF9F296">
        <w:rPr>
          <w:b/>
          <w:bCs/>
        </w:rPr>
        <w:t xml:space="preserve">dividing our data set querying into distinct rounds) improves the model, whereas in the cited work all the data is presented to the model </w:t>
      </w:r>
      <w:r w:rsidR="00BF30C1" w:rsidRPr="5FF9F296">
        <w:rPr>
          <w:b/>
          <w:bCs/>
        </w:rPr>
        <w:t xml:space="preserve">all </w:t>
      </w:r>
      <w:r w:rsidR="755A98D1" w:rsidRPr="5FF9F296">
        <w:rPr>
          <w:b/>
          <w:bCs/>
        </w:rPr>
        <w:t>at once.</w:t>
      </w:r>
    </w:p>
    <w:p w14:paraId="74E3A4B6" w14:textId="1DAF4801" w:rsidR="008C4464" w:rsidRDefault="691ACE34">
      <w:r w:rsidRPr="46B1AB4B">
        <w:rPr>
          <w:b/>
          <w:bCs/>
        </w:rPr>
        <w:t xml:space="preserve">Similarly, ref 25 </w:t>
      </w:r>
      <w:r w:rsidR="54426435" w:rsidRPr="46B1AB4B">
        <w:rPr>
          <w:b/>
          <w:bCs/>
        </w:rPr>
        <w:t xml:space="preserve">(ref 26 in the current revision) </w:t>
      </w:r>
      <w:r w:rsidR="01DA717E" w:rsidRPr="46B1AB4B">
        <w:rPr>
          <w:b/>
          <w:bCs/>
        </w:rPr>
        <w:t xml:space="preserve">can’t be directly compared to ours. </w:t>
      </w:r>
      <w:r w:rsidR="001E1F20" w:rsidRPr="46B1AB4B">
        <w:rPr>
          <w:b/>
          <w:bCs/>
        </w:rPr>
        <w:t>It</w:t>
      </w:r>
      <w:r w:rsidR="24B6CC4B" w:rsidRPr="46B1AB4B">
        <w:rPr>
          <w:b/>
          <w:bCs/>
        </w:rPr>
        <w:t xml:space="preserve"> require</w:t>
      </w:r>
      <w:r w:rsidR="001E1F20" w:rsidRPr="46B1AB4B">
        <w:rPr>
          <w:b/>
          <w:bCs/>
        </w:rPr>
        <w:t>s</w:t>
      </w:r>
      <w:r w:rsidR="24B6CC4B" w:rsidRPr="46B1AB4B">
        <w:rPr>
          <w:b/>
          <w:bCs/>
        </w:rPr>
        <w:t xml:space="preserve"> data sets orders of magnitude </w:t>
      </w:r>
      <w:r w:rsidR="15C7F3F7" w:rsidRPr="74165E86">
        <w:rPr>
          <w:b/>
          <w:bCs/>
        </w:rPr>
        <w:t xml:space="preserve">(over </w:t>
      </w:r>
      <w:r w:rsidR="15C7F3F7" w:rsidRPr="356E3495">
        <w:rPr>
          <w:b/>
        </w:rPr>
        <w:t>300,000</w:t>
      </w:r>
      <w:r w:rsidR="15C7F3F7" w:rsidRPr="356E3495">
        <w:rPr>
          <w:b/>
          <w:bCs/>
        </w:rPr>
        <w:t xml:space="preserve"> RBSs</w:t>
      </w:r>
      <w:r w:rsidR="15C7F3F7" w:rsidRPr="74165E86">
        <w:rPr>
          <w:b/>
          <w:bCs/>
        </w:rPr>
        <w:t>)</w:t>
      </w:r>
      <w:r w:rsidR="0A213923" w:rsidRPr="74165E86">
        <w:rPr>
          <w:b/>
          <w:bCs/>
        </w:rPr>
        <w:t xml:space="preserve"> </w:t>
      </w:r>
      <w:r w:rsidR="24B6CC4B" w:rsidRPr="46B1AB4B">
        <w:rPr>
          <w:b/>
          <w:bCs/>
        </w:rPr>
        <w:t xml:space="preserve">bigger than ours </w:t>
      </w:r>
      <w:r w:rsidR="480A1CDC" w:rsidRPr="45C659F6">
        <w:rPr>
          <w:b/>
          <w:bCs/>
        </w:rPr>
        <w:t>(</w:t>
      </w:r>
      <w:r w:rsidR="480A1CDC" w:rsidRPr="2DC79AF0">
        <w:rPr>
          <w:b/>
          <w:bCs/>
        </w:rPr>
        <w:t>450</w:t>
      </w:r>
      <w:r w:rsidR="480A1CDC" w:rsidRPr="4754497F">
        <w:rPr>
          <w:b/>
          <w:bCs/>
        </w:rPr>
        <w:t xml:space="preserve"> RBSs</w:t>
      </w:r>
      <w:r w:rsidR="480A1CDC" w:rsidRPr="45C659F6">
        <w:rPr>
          <w:b/>
          <w:bCs/>
        </w:rPr>
        <w:t>)</w:t>
      </w:r>
      <w:r w:rsidR="0A213923" w:rsidRPr="0088E16B">
        <w:rPr>
          <w:b/>
          <w:bCs/>
        </w:rPr>
        <w:t xml:space="preserve"> </w:t>
      </w:r>
      <w:r w:rsidR="24B6CC4B" w:rsidRPr="46B1AB4B">
        <w:rPr>
          <w:b/>
          <w:bCs/>
        </w:rPr>
        <w:t xml:space="preserve">and </w:t>
      </w:r>
      <w:r w:rsidR="0A213923" w:rsidRPr="7A28AFAE">
        <w:rPr>
          <w:b/>
          <w:bCs/>
        </w:rPr>
        <w:t>use</w:t>
      </w:r>
      <w:r w:rsidR="00FE2185">
        <w:rPr>
          <w:b/>
          <w:bCs/>
        </w:rPr>
        <w:t>s</w:t>
      </w:r>
      <w:r w:rsidR="24B6CC4B" w:rsidRPr="46B1AB4B">
        <w:rPr>
          <w:b/>
          <w:bCs/>
        </w:rPr>
        <w:t xml:space="preserve"> neural networks</w:t>
      </w:r>
      <w:r w:rsidR="55048728" w:rsidRPr="46B1AB4B">
        <w:rPr>
          <w:b/>
          <w:bCs/>
        </w:rPr>
        <w:t xml:space="preserve">, which is </w:t>
      </w:r>
      <w:r w:rsidR="00435C43">
        <w:rPr>
          <w:b/>
          <w:bCs/>
        </w:rPr>
        <w:t xml:space="preserve">a </w:t>
      </w:r>
      <w:r w:rsidR="55048728" w:rsidRPr="46B1AB4B">
        <w:rPr>
          <w:b/>
          <w:bCs/>
        </w:rPr>
        <w:t>different approach to ours. They also do not use the cycling approach to teaching the algorithm that we have presented in our work</w:t>
      </w:r>
      <w:r w:rsidR="00D16708">
        <w:rPr>
          <w:b/>
          <w:bCs/>
        </w:rPr>
        <w:t>.</w:t>
      </w:r>
      <w:r w:rsidR="393F5C65">
        <w:t xml:space="preserve"> </w:t>
      </w:r>
      <w:r w:rsidR="358D9884" w:rsidRPr="46B1AB4B">
        <w:rPr>
          <w:b/>
          <w:bCs/>
        </w:rPr>
        <w:t xml:space="preserve">Finally, our approach allows for much </w:t>
      </w:r>
      <w:r w:rsidR="5AB2FF74" w:rsidRPr="46B1AB4B">
        <w:rPr>
          <w:b/>
          <w:bCs/>
        </w:rPr>
        <w:t xml:space="preserve">more </w:t>
      </w:r>
      <w:r w:rsidR="358D9884" w:rsidRPr="46B1AB4B">
        <w:rPr>
          <w:b/>
          <w:bCs/>
        </w:rPr>
        <w:t xml:space="preserve">targeted and rational design, rather than requiring generating hundreds of thousands of designs </w:t>
      </w:r>
      <w:r w:rsidR="5863AA02" w:rsidRPr="46B1AB4B">
        <w:rPr>
          <w:b/>
          <w:bCs/>
        </w:rPr>
        <w:t>to ensure good</w:t>
      </w:r>
      <w:r w:rsidR="00345881">
        <w:rPr>
          <w:b/>
          <w:bCs/>
        </w:rPr>
        <w:t xml:space="preserve"> design</w:t>
      </w:r>
      <w:r w:rsidR="5863AA02" w:rsidRPr="46B1AB4B">
        <w:rPr>
          <w:b/>
          <w:bCs/>
        </w:rPr>
        <w:t xml:space="preserve"> </w:t>
      </w:r>
      <w:r w:rsidR="00345881">
        <w:rPr>
          <w:b/>
          <w:bCs/>
        </w:rPr>
        <w:t>recommendations</w:t>
      </w:r>
      <w:r w:rsidR="5863AA02" w:rsidRPr="46B1AB4B">
        <w:rPr>
          <w:b/>
          <w:bCs/>
        </w:rPr>
        <w:t>.</w:t>
      </w:r>
      <w:r w:rsidR="0D33E8FB">
        <w:br/>
      </w:r>
      <w:r w:rsidR="0D33E8FB">
        <w:br/>
      </w:r>
      <w:r w:rsidR="6700B283">
        <w:t xml:space="preserve">- It is unlikely that the designed RBSs will behave in a similar fashion in combination with coding sequences other than the used GFP gene or in other contexts. Therefore, any claim that the identified RBSs could serve as </w:t>
      </w:r>
      <w:proofErr w:type="gramStart"/>
      <w:r w:rsidR="6700B283">
        <w:t>some kind of new</w:t>
      </w:r>
      <w:proofErr w:type="gramEnd"/>
      <w:r w:rsidR="6700B283">
        <w:t xml:space="preserve"> standardized parts or would have utility in future studies is invalid. - It is unlikely that the designed RBSs will behave in a similar fashion in combination with coding sequences other than the used GFP gene or in other contexts. Therefore, any claim that the identified RBSs could serve as </w:t>
      </w:r>
      <w:proofErr w:type="gramStart"/>
      <w:r w:rsidR="6700B283">
        <w:t>some kind of new</w:t>
      </w:r>
      <w:proofErr w:type="gramEnd"/>
      <w:r w:rsidR="6700B283">
        <w:t xml:space="preserve"> standardized parts or would have utility in future studies is invalid. </w:t>
      </w:r>
    </w:p>
    <w:p w14:paraId="7BBE72E2" w14:textId="7E5F7C40" w:rsidR="00216F46" w:rsidRDefault="16669C2D">
      <w:pPr>
        <w:rPr>
          <w:b/>
          <w:bCs/>
        </w:rPr>
      </w:pPr>
      <w:r w:rsidRPr="552CBCBA">
        <w:rPr>
          <w:b/>
          <w:bCs/>
        </w:rPr>
        <w:t xml:space="preserve">The authors agree with the fact that in different context </w:t>
      </w:r>
      <w:r w:rsidR="4517DF63" w:rsidRPr="552CBCBA">
        <w:rPr>
          <w:b/>
          <w:bCs/>
        </w:rPr>
        <w:t xml:space="preserve">the RBS would lose their </w:t>
      </w:r>
      <w:r w:rsidR="400802CB" w:rsidRPr="552CBCBA">
        <w:rPr>
          <w:b/>
          <w:bCs/>
        </w:rPr>
        <w:t xml:space="preserve">ability to </w:t>
      </w:r>
      <w:proofErr w:type="gramStart"/>
      <w:r w:rsidR="400802CB" w:rsidRPr="552CBCBA">
        <w:rPr>
          <w:b/>
          <w:bCs/>
        </w:rPr>
        <w:t>be seen as</w:t>
      </w:r>
      <w:proofErr w:type="gramEnd"/>
      <w:r w:rsidR="400802CB" w:rsidRPr="552CBCBA">
        <w:rPr>
          <w:b/>
          <w:bCs/>
        </w:rPr>
        <w:t xml:space="preserve"> “standard”. However</w:t>
      </w:r>
      <w:r w:rsidR="1036F94A">
        <w:t xml:space="preserve">, </w:t>
      </w:r>
      <w:r w:rsidR="534A9274" w:rsidRPr="552CBCBA">
        <w:rPr>
          <w:b/>
          <w:bCs/>
        </w:rPr>
        <w:t>standardisation</w:t>
      </w:r>
      <w:r w:rsidR="1036F94A" w:rsidRPr="552CBCBA">
        <w:rPr>
          <w:b/>
          <w:bCs/>
        </w:rPr>
        <w:t xml:space="preserve"> studies should be done in </w:t>
      </w:r>
      <w:r w:rsidR="534A9274" w:rsidRPr="552CBCBA">
        <w:rPr>
          <w:b/>
          <w:bCs/>
        </w:rPr>
        <w:t>keeping the context as close to the original one as possible</w:t>
      </w:r>
      <w:r w:rsidR="00E120FA">
        <w:rPr>
          <w:b/>
          <w:bCs/>
        </w:rPr>
        <w:t xml:space="preserve"> -</w:t>
      </w:r>
      <w:r w:rsidR="009B76BB">
        <w:rPr>
          <w:b/>
          <w:bCs/>
        </w:rPr>
        <w:t xml:space="preserve"> </w:t>
      </w:r>
      <w:r w:rsidR="00E120FA">
        <w:rPr>
          <w:b/>
          <w:bCs/>
        </w:rPr>
        <w:t xml:space="preserve">see, for example, the classic </w:t>
      </w:r>
      <w:r w:rsidR="004D4541">
        <w:rPr>
          <w:b/>
          <w:bCs/>
        </w:rPr>
        <w:t xml:space="preserve">work by </w:t>
      </w:r>
      <w:r w:rsidR="009B76BB">
        <w:rPr>
          <w:b/>
          <w:bCs/>
        </w:rPr>
        <w:t xml:space="preserve">Canton </w:t>
      </w:r>
      <w:r w:rsidR="009B76BB">
        <w:rPr>
          <w:b/>
          <w:bCs/>
          <w:i/>
          <w:iCs/>
        </w:rPr>
        <w:t>et al.</w:t>
      </w:r>
      <w:r w:rsidR="009B76BB">
        <w:rPr>
          <w:b/>
          <w:bCs/>
        </w:rPr>
        <w:t xml:space="preserve"> </w:t>
      </w:r>
      <w:r w:rsidR="00FA6FB0">
        <w:rPr>
          <w:b/>
          <w:bCs/>
        </w:rPr>
        <w:fldChar w:fldCharType="begin" w:fldLock="1"/>
      </w:r>
      <w:r w:rsidR="00794BEB">
        <w:rPr>
          <w:b/>
          <w:bCs/>
        </w:rPr>
        <w:instrText>ADDIN CSL_CITATION {"citationItems":[{"id":"ITEM-1","itemData":{"DOI":"10.1038/nbt1413","ISSN":"1546-1696","abstract":"The ability to quickly and reliably engineer many-component systems from libraries of standard interchangeable parts is one hallmark of modern technologies. Whether the apparent complexity of living systems will permit biological engineers to develop similar capabilities is a pressing research question. We propose to adapt existing frameworks for describing engineered devices to biological objects in order to (i) direct the refinement and use of biological 'parts' and 'devices', (ii) support research on enabling reliable composition of standard biological parts and (iii) facilitate the development of abstraction hierarchies that simplify biological engineering. We use the resulting framework to describe one engineered biological device, a genetically encoded cell-cell communication receiver named BBa_F2620. The description of the receiver is summarized via a 'datasheet' similar to those widely used in engineering. The process of refinement and characterization leading to the BBa_F2620 datasheet may serve as a starting template for producing many standardized genetically encoded objects.","author":[{"dropping-particle":"","family":"Canton","given":"Barry","non-dropping-particle":"","parse-names":false,"suffix":""},{"dropping-particle":"","family":"Labno","given":"Anna","non-dropping-particle":"","parse-names":false,"suffix":""},{"dropping-particle":"","family":"Endy","given":"Drew","non-dropping-particle":"","parse-names":false,"suffix":""}],"container-title":"Nature Biotechnology","id":"ITEM-1","issue":"7","issued":{"date-parts":[["2008"]]},"page":"787-793","title":"Refinement and standardization of synthetic biological parts and devices","type":"article-journal","volume":"26"},"uris":["http://www.mendeley.com/documents/?uuid=26192de7-ca77-4774-a02d-95255447b273"]}],"mendeley":{"formattedCitation":"[13]","plainTextFormattedCitation":"[13]","previouslyFormattedCitation":"[13]"},"properties":{"noteIndex":0},"schema":"https://github.com/citation-style-language/schema/raw/master/csl-citation.json"}</w:instrText>
      </w:r>
      <w:r w:rsidR="00FA6FB0">
        <w:rPr>
          <w:b/>
          <w:bCs/>
        </w:rPr>
        <w:fldChar w:fldCharType="separate"/>
      </w:r>
      <w:r w:rsidR="00821E5A" w:rsidRPr="00821E5A">
        <w:rPr>
          <w:bCs/>
          <w:noProof/>
        </w:rPr>
        <w:t>[13]</w:t>
      </w:r>
      <w:r w:rsidR="00FA6FB0">
        <w:rPr>
          <w:b/>
          <w:bCs/>
        </w:rPr>
        <w:fldChar w:fldCharType="end"/>
      </w:r>
      <w:r w:rsidR="534A9274" w:rsidRPr="552CBCBA">
        <w:rPr>
          <w:b/>
          <w:bCs/>
        </w:rPr>
        <w:t>.</w:t>
      </w:r>
      <w:r w:rsidR="534A9274">
        <w:t xml:space="preserve"> </w:t>
      </w:r>
      <w:r w:rsidR="534A9274" w:rsidRPr="552CBCBA">
        <w:rPr>
          <w:b/>
          <w:bCs/>
        </w:rPr>
        <w:t>This is the reason why we have kept our system simple – so that other researchers could easily replicate the conditions should they decide to</w:t>
      </w:r>
      <w:r w:rsidR="534A9274">
        <w:t xml:space="preserve"> </w:t>
      </w:r>
      <w:r w:rsidR="44A3933F" w:rsidRPr="552CBCBA">
        <w:rPr>
          <w:b/>
          <w:bCs/>
        </w:rPr>
        <w:t>test their RBSs against ours. We have added the following sentence</w:t>
      </w:r>
      <w:r w:rsidR="0087B3F8" w:rsidRPr="552CBCBA">
        <w:rPr>
          <w:b/>
          <w:bCs/>
        </w:rPr>
        <w:t xml:space="preserve"> to the second paragraph of the </w:t>
      </w:r>
      <w:r w:rsidR="335AE69D" w:rsidRPr="552CBCBA">
        <w:rPr>
          <w:b/>
          <w:bCs/>
        </w:rPr>
        <w:t>“The experimental workflow” subsection</w:t>
      </w:r>
      <w:r w:rsidR="44A3933F" w:rsidRPr="552CBCBA">
        <w:rPr>
          <w:b/>
          <w:bCs/>
        </w:rPr>
        <w:t xml:space="preserve"> t</w:t>
      </w:r>
      <w:r w:rsidR="335AE69D" w:rsidRPr="552CBCBA">
        <w:rPr>
          <w:b/>
          <w:bCs/>
        </w:rPr>
        <w:t>o</w:t>
      </w:r>
      <w:r w:rsidR="44A3933F" w:rsidRPr="552CBCBA">
        <w:rPr>
          <w:b/>
          <w:bCs/>
        </w:rPr>
        <w:t xml:space="preserve"> underline this point:</w:t>
      </w:r>
    </w:p>
    <w:p w14:paraId="7974F702" w14:textId="637B8301" w:rsidR="00FA4213" w:rsidRDefault="00346434">
      <w:r>
        <w:rPr>
          <w:noProof/>
        </w:rPr>
        <w:drawing>
          <wp:inline distT="0" distB="0" distL="0" distR="0" wp14:anchorId="145DBBFF" wp14:editId="7F8FBE53">
            <wp:extent cx="5731510" cy="3251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5120"/>
                    </a:xfrm>
                    <a:prstGeom prst="rect">
                      <a:avLst/>
                    </a:prstGeom>
                  </pic:spPr>
                </pic:pic>
              </a:graphicData>
            </a:graphic>
          </wp:inline>
        </w:drawing>
      </w:r>
      <w:r w:rsidR="00EB15E1">
        <w:br/>
        <w:t xml:space="preserve">Reviewer: 2 </w:t>
      </w:r>
      <w:r w:rsidR="00EB15E1">
        <w:br/>
        <w:t xml:space="preserve">More review: N/A </w:t>
      </w:r>
      <w:r w:rsidR="00EB15E1">
        <w:br/>
      </w:r>
      <w:r w:rsidR="00EB15E1">
        <w:br/>
        <w:t xml:space="preserve">Reviewer: 3 </w:t>
      </w:r>
      <w:r w:rsidR="00EB15E1">
        <w:br/>
        <w:t xml:space="preserve">More review: A major concern is that the authors have not described how they would deal with a multi-gene pathway with multiple RBS. Is this something doable within their workflow? What are the challenges for multigene pathways? </w:t>
      </w:r>
    </w:p>
    <w:p w14:paraId="17907607" w14:textId="2C51D125" w:rsidR="006E276A" w:rsidRDefault="00C01CA1">
      <w:pPr>
        <w:rPr>
          <w:b/>
          <w:bCs/>
        </w:rPr>
      </w:pPr>
      <w:r w:rsidRPr="552CBCBA">
        <w:rPr>
          <w:b/>
          <w:bCs/>
        </w:rPr>
        <w:lastRenderedPageBreak/>
        <w:t>The authors believe that their approach is appropriate for design of small genetic parts in isolation.</w:t>
      </w:r>
      <w:r w:rsidR="004F7B00">
        <w:rPr>
          <w:b/>
          <w:bCs/>
        </w:rPr>
        <w:t xml:space="preserve"> </w:t>
      </w:r>
      <w:r w:rsidR="3B6F216A" w:rsidRPr="70028E2F">
        <w:rPr>
          <w:b/>
          <w:bCs/>
        </w:rPr>
        <w:t>I</w:t>
      </w:r>
      <w:r w:rsidR="43BB1184" w:rsidRPr="70028E2F">
        <w:rPr>
          <w:b/>
          <w:bCs/>
        </w:rPr>
        <w:t>t’s</w:t>
      </w:r>
      <w:r w:rsidR="003803F2">
        <w:rPr>
          <w:b/>
          <w:bCs/>
        </w:rPr>
        <w:t xml:space="preserve"> important to make a distinction between works </w:t>
      </w:r>
      <w:r w:rsidR="43BB1184" w:rsidRPr="70028E2F">
        <w:rPr>
          <w:b/>
          <w:bCs/>
        </w:rPr>
        <w:t>focus</w:t>
      </w:r>
      <w:r w:rsidR="40C4EDE4" w:rsidRPr="70028E2F">
        <w:rPr>
          <w:b/>
          <w:bCs/>
        </w:rPr>
        <w:t xml:space="preserve">ing </w:t>
      </w:r>
      <w:r w:rsidR="003803F2">
        <w:rPr>
          <w:b/>
          <w:bCs/>
        </w:rPr>
        <w:t>on the part itself</w:t>
      </w:r>
      <w:r w:rsidR="00BB7FFA">
        <w:rPr>
          <w:b/>
          <w:bCs/>
        </w:rPr>
        <w:t xml:space="preserve"> like </w:t>
      </w:r>
      <w:proofErr w:type="spellStart"/>
      <w:r w:rsidR="006E276A">
        <w:rPr>
          <w:b/>
          <w:bCs/>
        </w:rPr>
        <w:t>Hollerer</w:t>
      </w:r>
      <w:proofErr w:type="spellEnd"/>
      <w:r w:rsidR="006E276A">
        <w:rPr>
          <w:b/>
          <w:bCs/>
        </w:rPr>
        <w:t xml:space="preserve"> </w:t>
      </w:r>
      <w:r w:rsidR="006E276A" w:rsidRPr="00456597">
        <w:rPr>
          <w:b/>
          <w:bCs/>
          <w:i/>
          <w:iCs/>
        </w:rPr>
        <w:t>et al.</w:t>
      </w:r>
      <w:r w:rsidR="006E276A">
        <w:rPr>
          <w:b/>
          <w:bCs/>
        </w:rPr>
        <w:t xml:space="preserve"> </w:t>
      </w:r>
      <w:r w:rsidR="004E27C7">
        <w:rPr>
          <w:b/>
          <w:bCs/>
        </w:rPr>
        <w:fldChar w:fldCharType="begin" w:fldLock="1"/>
      </w:r>
      <w:r w:rsidR="004E27C7">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4E27C7">
        <w:rPr>
          <w:b/>
          <w:bCs/>
        </w:rPr>
        <w:fldChar w:fldCharType="separate"/>
      </w:r>
      <w:r w:rsidR="004E27C7" w:rsidRPr="004E27C7">
        <w:rPr>
          <w:bCs/>
          <w:noProof/>
        </w:rPr>
        <w:t>[3]</w:t>
      </w:r>
      <w:r w:rsidR="004E27C7">
        <w:rPr>
          <w:b/>
          <w:bCs/>
        </w:rPr>
        <w:fldChar w:fldCharType="end"/>
      </w:r>
      <w:r w:rsidR="004E27C7">
        <w:rPr>
          <w:b/>
          <w:bCs/>
        </w:rPr>
        <w:t xml:space="preserve"> </w:t>
      </w:r>
      <w:r w:rsidR="07818A67" w:rsidRPr="70028E2F">
        <w:rPr>
          <w:b/>
          <w:bCs/>
        </w:rPr>
        <w:t xml:space="preserve">and </w:t>
      </w:r>
      <w:r w:rsidR="006E276A">
        <w:rPr>
          <w:b/>
          <w:bCs/>
        </w:rPr>
        <w:t>works where the part is optimised with a wider goal of strain optimisation</w:t>
      </w:r>
      <w:r w:rsidR="003803F2">
        <w:rPr>
          <w:b/>
          <w:bCs/>
        </w:rPr>
        <w:t xml:space="preserve"> </w:t>
      </w:r>
      <w:r w:rsidR="0055099F">
        <w:rPr>
          <w:b/>
          <w:bCs/>
        </w:rPr>
        <w:t xml:space="preserve">like </w:t>
      </w:r>
      <w:r w:rsidR="000F409F">
        <w:rPr>
          <w:b/>
          <w:bCs/>
        </w:rPr>
        <w:t xml:space="preserve">in </w:t>
      </w:r>
      <w:r w:rsidR="003803F2">
        <w:rPr>
          <w:b/>
          <w:bCs/>
        </w:rPr>
        <w:t xml:space="preserve">Jervis </w:t>
      </w:r>
      <w:r w:rsidR="003803F2" w:rsidRPr="00456597">
        <w:rPr>
          <w:b/>
          <w:bCs/>
          <w:i/>
          <w:iCs/>
        </w:rPr>
        <w:t>et al.</w:t>
      </w:r>
      <w:r w:rsidR="0055099F">
        <w:rPr>
          <w:b/>
          <w:bCs/>
        </w:rPr>
        <w:t xml:space="preserve"> </w:t>
      </w:r>
      <w:r w:rsidR="004E27C7">
        <w:rPr>
          <w:b/>
          <w:bCs/>
          <w:i/>
          <w:iCs/>
        </w:rPr>
        <w:t xml:space="preserve"> </w:t>
      </w:r>
      <w:r w:rsidR="004E27C7">
        <w:rPr>
          <w:b/>
          <w:bCs/>
          <w:i/>
          <w:iCs/>
        </w:rPr>
        <w:fldChar w:fldCharType="begin" w:fldLock="1"/>
      </w:r>
      <w:r w:rsidR="00ED073E">
        <w:rPr>
          <w:b/>
          <w:bCs/>
          <w:i/>
          <w:iCs/>
        </w:rPr>
        <w:instrText>ADDIN CSL_CITATION {"citationItems":[{"id":"ITEM-1","itemData":{"DOI":"10.1021/acssynbio.8b00398","author":[{"dropping-particle":"","family":"Jervis","given":"Adrian J","non-dropping-particle":"","parse-names":false,"suffix":""},{"dropping-particle":"","family":"Carbonell","given":"Pablo","non-dropping-particle":"","parse-names":false,"suffix":""},{"dropping-particle":"","family":"Vinaixa","given":"Maria","non-dropping-particle":"","parse-names":false,"suffix":""},{"dropping-particle":"","family":"Dunstan","given":"Mark S","non-dropping-particle":"","parse-names":false,"suffix":""},{"dropping-particle":"","family":"Hollywood","given":"Katherine A","non-dropping-particle":"","parse-names":false,"suffix":""},{"dropping-particle":"","family":"Robinson","given":"Christopher J","non-dropping-particle":"","parse-names":false,"suffix":""},{"dropping-particle":"","family":"Rattray","given":"Nicholas J W","non-dropping-particle":"","parse-names":false,"suffix":""},{"dropping-particle":"","family":"Yan","given":"Cunyu","non-dropping-particle":"","parse-names":false,"suffix":""},{"dropping-particle":"","family":"Swainston","given":"Neil","non-dropping-particle":"","parse-names":false,"suffix":""},{"dropping-particle":"","family":"Currin","given":"Andrew","non-dropping-particle":"","parse-names":false,"suffix":""},{"dropping-particle":"","family":"Sung","given":"Rehana","non-dropping-particle":"","parse-names":false,"suffix":""},{"dropping-particle":"","family":"Toogood","given":"Helen","non-dropping-particle":"","parse-names":false,"suffix":""},{"dropping-particle":"","family":"Taylor","given":"Sandra","non-dropping-particle":"","parse-names":false,"suffix":""},{"dropping-particle":"","family":"Faulon","given":"Jean-Loup","non-dropping-particle":"","parse-names":false,"suffix":""},{"dropping-particle":"","family":"Breitling","given":"Rainer","non-dropping-particle":"","parse-names":false,"suffix":""},{"dropping-particle":"","family":"Takano","given":"Eriko","non-dropping-particle":"","parse-names":false,"suffix":""},{"dropping-particle":"","family":"Scrutton","given":"Nigel S","non-dropping-particle":"","parse-names":false,"suffix":""}],"container-title":"ACS Synthetic Biology","id":"ITEM-1","issue":"1","issued":{"date-parts":[["2019","1","18"]]},"note":"doi: 10.1021/acssynbio.8b00398","page":"127-136","publisher":"American Chemical Society","title":"Machine Learning of Designed Translational Control Allows Predictive Pathway Optimization in Escherichia coli","type":"article-journal","volume":"8"},"uris":["http://www.mendeley.com/documents/?uuid=8cefb40f-1107-4526-b1f0-f80355311ad5"]}],"mendeley":{"formattedCitation":"[1]"},"properties":{"noteIndex":0},"schema":"https://github.com/citation-style-language/schema/raw/master/csl-citation.json"}</w:instrText>
      </w:r>
      <w:r w:rsidR="004E27C7">
        <w:rPr>
          <w:b/>
          <w:bCs/>
          <w:i/>
          <w:iCs/>
        </w:rPr>
        <w:fldChar w:fldCharType="separate"/>
      </w:r>
      <w:r w:rsidR="00ED073E" w:rsidRPr="00ED073E">
        <w:rPr>
          <w:bCs/>
          <w:iCs/>
          <w:noProof/>
        </w:rPr>
        <w:t>[1]</w:t>
      </w:r>
      <w:r w:rsidR="004E27C7">
        <w:rPr>
          <w:b/>
          <w:bCs/>
          <w:i/>
          <w:iCs/>
        </w:rPr>
        <w:fldChar w:fldCharType="end"/>
      </w:r>
      <w:r w:rsidR="006E276A">
        <w:rPr>
          <w:b/>
          <w:bCs/>
        </w:rPr>
        <w:t xml:space="preserve">. </w:t>
      </w:r>
      <w:r w:rsidR="33572399" w:rsidRPr="70028E2F">
        <w:rPr>
          <w:b/>
          <w:bCs/>
        </w:rPr>
        <w:t xml:space="preserve"> </w:t>
      </w:r>
      <w:r w:rsidR="043C1102" w:rsidRPr="70028E2F">
        <w:rPr>
          <w:b/>
          <w:bCs/>
        </w:rPr>
        <w:t>T</w:t>
      </w:r>
      <w:r w:rsidR="630B11A1" w:rsidRPr="70028E2F">
        <w:rPr>
          <w:b/>
          <w:bCs/>
        </w:rPr>
        <w:t>he part</w:t>
      </w:r>
      <w:r w:rsidR="00BD53A3">
        <w:rPr>
          <w:b/>
          <w:bCs/>
        </w:rPr>
        <w:t>-centric optimisation, like the on</w:t>
      </w:r>
      <w:r w:rsidR="004D0233">
        <w:rPr>
          <w:b/>
          <w:bCs/>
        </w:rPr>
        <w:t>e</w:t>
      </w:r>
      <w:r w:rsidR="630B11A1" w:rsidRPr="70028E2F">
        <w:rPr>
          <w:b/>
          <w:bCs/>
        </w:rPr>
        <w:t xml:space="preserve"> considered in this paper</w:t>
      </w:r>
      <w:r w:rsidR="00BD53A3">
        <w:rPr>
          <w:b/>
          <w:bCs/>
        </w:rPr>
        <w:t>,</w:t>
      </w:r>
      <w:r w:rsidR="630B11A1" w:rsidRPr="70028E2F">
        <w:rPr>
          <w:b/>
          <w:bCs/>
        </w:rPr>
        <w:t xml:space="preserve"> is </w:t>
      </w:r>
      <w:r w:rsidR="322E2A2C" w:rsidRPr="70028E2F">
        <w:rPr>
          <w:b/>
          <w:bCs/>
        </w:rPr>
        <w:t>an</w:t>
      </w:r>
      <w:r w:rsidR="630B11A1" w:rsidRPr="70028E2F">
        <w:rPr>
          <w:b/>
          <w:bCs/>
        </w:rPr>
        <w:t xml:space="preserve"> important </w:t>
      </w:r>
      <w:r w:rsidR="7B82B964" w:rsidRPr="70028E2F">
        <w:rPr>
          <w:b/>
          <w:bCs/>
        </w:rPr>
        <w:t xml:space="preserve">task in synthetic biology </w:t>
      </w:r>
      <w:r w:rsidR="630B11A1" w:rsidRPr="70028E2F">
        <w:rPr>
          <w:b/>
          <w:bCs/>
        </w:rPr>
        <w:t xml:space="preserve">because </w:t>
      </w:r>
      <w:r w:rsidR="00792B80">
        <w:rPr>
          <w:b/>
          <w:bCs/>
        </w:rPr>
        <w:t>metabolic pathways are made up of individual parts an</w:t>
      </w:r>
      <w:r w:rsidR="006D0A92">
        <w:rPr>
          <w:b/>
          <w:bCs/>
        </w:rPr>
        <w:t>d</w:t>
      </w:r>
      <w:r w:rsidR="00792B80">
        <w:rPr>
          <w:b/>
          <w:bCs/>
        </w:rPr>
        <w:t xml:space="preserve"> understanding their performance in separation allows for better strain design.</w:t>
      </w:r>
    </w:p>
    <w:p w14:paraId="0B32D0FE" w14:textId="0AA6CF2E" w:rsidR="00C045B1" w:rsidRPr="00C045B1" w:rsidRDefault="1574751E" w:rsidP="70028E2F">
      <w:pPr>
        <w:rPr>
          <w:b/>
          <w:bCs/>
        </w:rPr>
      </w:pPr>
      <w:r w:rsidRPr="70028E2F">
        <w:rPr>
          <w:b/>
          <w:bCs/>
        </w:rPr>
        <w:t>While</w:t>
      </w:r>
      <w:r w:rsidR="00014549">
        <w:rPr>
          <w:b/>
          <w:bCs/>
        </w:rPr>
        <w:t xml:space="preserve"> we focus </w:t>
      </w:r>
      <w:r w:rsidR="00937A98">
        <w:rPr>
          <w:b/>
          <w:bCs/>
        </w:rPr>
        <w:t xml:space="preserve">our optimisation framework on </w:t>
      </w:r>
      <w:r w:rsidR="00FF6E6F">
        <w:rPr>
          <w:b/>
          <w:bCs/>
        </w:rPr>
        <w:t xml:space="preserve">the </w:t>
      </w:r>
      <w:r w:rsidR="00937A98" w:rsidRPr="70028E2F">
        <w:rPr>
          <w:b/>
          <w:bCs/>
        </w:rPr>
        <w:t>RBS part optimisation task</w:t>
      </w:r>
      <w:r w:rsidR="19A1D7A9" w:rsidRPr="70028E2F">
        <w:rPr>
          <w:b/>
          <w:bCs/>
        </w:rPr>
        <w:t>, this framework</w:t>
      </w:r>
      <w:r w:rsidR="6B86CBFB" w:rsidRPr="70028E2F">
        <w:rPr>
          <w:b/>
          <w:bCs/>
        </w:rPr>
        <w:t xml:space="preserve"> </w:t>
      </w:r>
      <w:r w:rsidR="0194147F" w:rsidRPr="70028E2F">
        <w:rPr>
          <w:b/>
          <w:bCs/>
        </w:rPr>
        <w:t xml:space="preserve">has </w:t>
      </w:r>
      <w:r w:rsidR="00D81823">
        <w:rPr>
          <w:b/>
          <w:bCs/>
        </w:rPr>
        <w:t>good</w:t>
      </w:r>
      <w:r w:rsidR="0194147F" w:rsidRPr="70028E2F">
        <w:rPr>
          <w:b/>
          <w:bCs/>
        </w:rPr>
        <w:t xml:space="preserve"> potential to be</w:t>
      </w:r>
      <w:r w:rsidR="6B86CBFB" w:rsidRPr="70028E2F">
        <w:rPr>
          <w:b/>
          <w:bCs/>
        </w:rPr>
        <w:t xml:space="preserve"> generalised to m</w:t>
      </w:r>
      <w:r w:rsidR="43F5F943" w:rsidRPr="70028E2F">
        <w:rPr>
          <w:b/>
          <w:bCs/>
        </w:rPr>
        <w:t>ulti-gene pathway design</w:t>
      </w:r>
      <w:r w:rsidR="00FF6E6F">
        <w:rPr>
          <w:b/>
          <w:bCs/>
        </w:rPr>
        <w:t xml:space="preserve"> as</w:t>
      </w:r>
      <w:r w:rsidR="79E17A33" w:rsidRPr="70028E2F">
        <w:rPr>
          <w:b/>
          <w:bCs/>
        </w:rPr>
        <w:t xml:space="preserve"> reviewed by </w:t>
      </w:r>
      <w:r w:rsidR="12484679" w:rsidRPr="70028E2F">
        <w:rPr>
          <w:b/>
          <w:bCs/>
        </w:rPr>
        <w:t xml:space="preserve">Lawson </w:t>
      </w:r>
      <w:r w:rsidR="12484679" w:rsidRPr="00794BEB">
        <w:rPr>
          <w:b/>
          <w:bCs/>
          <w:i/>
          <w:iCs/>
        </w:rPr>
        <w:t>et al.</w:t>
      </w:r>
      <w:r w:rsidR="12484679" w:rsidRPr="70028E2F">
        <w:rPr>
          <w:b/>
          <w:bCs/>
        </w:rPr>
        <w:t xml:space="preserve"> </w:t>
      </w:r>
      <w:r w:rsidR="00794BEB">
        <w:rPr>
          <w:b/>
          <w:bCs/>
        </w:rPr>
        <w:fldChar w:fldCharType="begin" w:fldLock="1"/>
      </w:r>
      <w:r w:rsidR="00794BEB">
        <w:rPr>
          <w:b/>
          <w:bCs/>
        </w:rPr>
        <w:instrText>ADDIN CSL_CITATION {"citationItems":[{"id":"ITEM-1","itemData":{"DOI":"https://doi.org/10.1016/j.ymben.2020.10.005","ISSN":"1096-7176","abstract":"Machine learning provides researchers a unique opportunity to make metabolic engineering more predictable. In this review, we offer an introduction to this discipline in terms that are relatable to metabolic engineers, as well as providing in-depth illustrative examples leveraging omics data and improving production. We also include practical advice for the practitioner in terms of data management, algorithm libraries, computational resources, and important non-technical issues. A variety of applications ranging from pathway construction and optimization, to genetic editing optimization, cell factory testing, and production scale-up are discussed. Moreover, the promising relationship between machine learning and mechanistic models is thoroughly reviewed. Finally, the future perspectives and most promising directions for this combination of disciplines are examined.","author":[{"dropping-particle":"","family":"Lawson","given":"Christopher E","non-dropping-particle":"","parse-names":false,"suffix":""},{"dropping-particle":"","family":"Martí","given":"Jose Manuel","non-dropping-particle":"","parse-names":false,"suffix":""},{"dropping-particle":"","family":"Radivojevic","given":"Tijana","non-dropping-particle":"","parse-names":false,"suffix":""},{"dropping-particle":"","family":"Jonnalagadda","given":"Sai Vamshi R","non-dropping-particle":"","parse-names":false,"suffix":""},{"dropping-particle":"","family":"Gentz","given":"Reinhard","non-dropping-particle":"","parse-names":false,"suffix":""},{"dropping-particle":"","family":"Hillson","given":"Nathan J","non-dropping-particle":"","parse-names":false,"suffix":""},{"dropping-particle":"","family":"Peisert","given":"Sean","non-dropping-particle":"","parse-names":false,"suffix":""},{"dropping-particle":"","family":"Kim","given":"Joonhoon","non-dropping-particle":"","parse-names":false,"suffix":""},{"dropping-particle":"","family":"Simmons","given":"Blake A","non-dropping-particle":"","parse-names":false,"suffix":""},{"dropping-particle":"","family":"Petzold","given":"Christopher J","non-dropping-particle":"","parse-names":false,"suffix":""},{"dropping-particle":"","family":"Singer","given":"Steven W","non-dropping-particle":"","parse-names":false,"suffix":""},{"dropping-particle":"","family":"Mukhopadhyay","given":"Aindrila","non-dropping-particle":"","parse-names":false,"suffix":""},{"dropping-particle":"","family":"Tanjore","given":"Deepti","non-dropping-particle":"","parse-names":false,"suffix":""},{"dropping-particle":"","family":"Dunn","given":"Joshua G","non-dropping-particle":"","parse-names":false,"suffix":""},{"dropping-particle":"","family":"Garcia Martin","given":"Hector","non-dropping-particle":"","parse-names":false,"suffix":""}],"container-title":"Metabolic Engineering","id":"ITEM-1","issued":{"date-parts":[["2021"]]},"page":"34-60","title":"Machine learning for metabolic engineering: A review","type":"article-journal","volume":"63"},"uris":["http://www.mendeley.com/documents/?uuid=cd9affde-ef9e-4019-abd5-34c9fcafc93d"]}],"mendeley":{"formattedCitation":"[14]","plainTextFormattedCitation":"[14]","previouslyFormattedCitation":"[14]"},"properties":{"noteIndex":0},"schema":"https://github.com/citation-style-language/schema/raw/master/csl-citation.json"}</w:instrText>
      </w:r>
      <w:r w:rsidR="00794BEB">
        <w:rPr>
          <w:b/>
          <w:bCs/>
        </w:rPr>
        <w:fldChar w:fldCharType="separate"/>
      </w:r>
      <w:r w:rsidR="00794BEB" w:rsidRPr="00794BEB">
        <w:rPr>
          <w:bCs/>
          <w:noProof/>
        </w:rPr>
        <w:t>[14]</w:t>
      </w:r>
      <w:r w:rsidR="00794BEB">
        <w:rPr>
          <w:b/>
          <w:bCs/>
        </w:rPr>
        <w:fldChar w:fldCharType="end"/>
      </w:r>
      <w:r w:rsidR="00794BEB">
        <w:rPr>
          <w:b/>
          <w:bCs/>
        </w:rPr>
        <w:t xml:space="preserve"> </w:t>
      </w:r>
      <w:r w:rsidR="12484679" w:rsidRPr="70028E2F">
        <w:rPr>
          <w:b/>
          <w:bCs/>
        </w:rPr>
        <w:t>and proposed by</w:t>
      </w:r>
      <w:r w:rsidR="18AEDCDD" w:rsidRPr="70028E2F">
        <w:rPr>
          <w:b/>
          <w:bCs/>
        </w:rPr>
        <w:t xml:space="preserve"> </w:t>
      </w:r>
      <w:proofErr w:type="spellStart"/>
      <w:r w:rsidR="18AEDCDD" w:rsidRPr="70028E2F">
        <w:rPr>
          <w:b/>
          <w:bCs/>
        </w:rPr>
        <w:t>HamediRad</w:t>
      </w:r>
      <w:proofErr w:type="spellEnd"/>
      <w:r w:rsidR="18AEDCDD" w:rsidRPr="70028E2F">
        <w:rPr>
          <w:b/>
          <w:bCs/>
        </w:rPr>
        <w:t xml:space="preserve"> </w:t>
      </w:r>
      <w:r w:rsidR="18AEDCDD" w:rsidRPr="00794BEB">
        <w:rPr>
          <w:b/>
          <w:bCs/>
          <w:i/>
          <w:iCs/>
        </w:rPr>
        <w:t>et al.</w:t>
      </w:r>
      <w:r w:rsidR="00794BEB">
        <w:rPr>
          <w:b/>
          <w:bCs/>
        </w:rPr>
        <w:t xml:space="preserve"> </w:t>
      </w:r>
      <w:r w:rsidR="00794BEB">
        <w:rPr>
          <w:b/>
          <w:bCs/>
        </w:rPr>
        <w:fldChar w:fldCharType="begin" w:fldLock="1"/>
      </w:r>
      <w:r w:rsidR="0093022E">
        <w:rPr>
          <w:b/>
          <w:bCs/>
        </w:rPr>
        <w:instrText>ADDIN CSL_CITATION {"citationItems":[{"id":"ITEM-1","itemData":{"DOI":"10.1038/s41467-019-13189-z","ISSN":"2041-1723","abstract":"Large-scale data acquisition and analysis are often required in the successful implementation of the design, build, test, and learn (DBTL) cycle in biosystems design. However, it has long been hindered by experimental cost, variability, biases, and missed insights from traditional analysis methods. Here, we report the application of an integrated robotic system coupled with machine learning algorithms to fully automate the DBTL process for biosystems design. As proof of concept, we have demonstrated its capacity by optimizing the lycopene biosynthetic pathway. This fully-automated robotic platform, BioAutomata, evaluates less than 1% of possible variants while outperforming random screening by 77%. A paired predictive model and Bayesian algorithm select experiments which are performed by Illinois Biological Foundry for Advanced Biomanufacturing (iBioFAB). BioAutomata excels with black-box optimization problems, where experiments are expensive and noisy and the success of the experiment is not dependent on extensive prior knowledge of biological mechanisms.","author":[{"dropping-particle":"","family":"HamediRad","given":"Mohammad","non-dropping-particle":"","parse-names":false,"suffix":""},{"dropping-particle":"","family":"Chao","given":"Ran","non-dropping-particle":"","parse-names":false,"suffix":""},{"dropping-particle":"","family":"Weisberg","given":"Scott","non-dropping-particle":"","parse-names":false,"suffix":""},{"dropping-particle":"","family":"Lian","given":"Jiazhang","non-dropping-particle":"","parse-names":false,"suffix":""},{"dropping-particle":"","family":"Sinha","given":"Saurabh","non-dropping-particle":"","parse-names":false,"suffix":""},{"dropping-particle":"","family":"Zhao","given":"Huimin","non-dropping-particle":"","parse-names":false,"suffix":""}],"container-title":"Nature Communications","id":"ITEM-1","issue":"1","issued":{"date-parts":[["2019"]]},"page":"5150","title":"Towards a fully automated algorithm driven platform for biosystems design","type":"article-journal","volume":"10"},"uris":["http://www.mendeley.com/documents/?uuid=fd8d7e85-ccb2-4421-b71f-3e0ff0b2e7d6"]}],"mendeley":{"formattedCitation":"[15]","plainTextFormattedCitation":"[15]","previouslyFormattedCitation":"[15]"},"properties":{"noteIndex":0},"schema":"https://github.com/citation-style-language/schema/raw/master/csl-citation.json"}</w:instrText>
      </w:r>
      <w:r w:rsidR="00794BEB">
        <w:rPr>
          <w:b/>
          <w:bCs/>
        </w:rPr>
        <w:fldChar w:fldCharType="separate"/>
      </w:r>
      <w:r w:rsidR="00794BEB" w:rsidRPr="00794BEB">
        <w:rPr>
          <w:bCs/>
          <w:noProof/>
        </w:rPr>
        <w:t>[15]</w:t>
      </w:r>
      <w:r w:rsidR="00794BEB">
        <w:rPr>
          <w:b/>
          <w:bCs/>
        </w:rPr>
        <w:fldChar w:fldCharType="end"/>
      </w:r>
      <w:r w:rsidR="18AEDCDD" w:rsidRPr="70028E2F">
        <w:rPr>
          <w:b/>
          <w:bCs/>
        </w:rPr>
        <w:t xml:space="preserve"> </w:t>
      </w:r>
      <w:r w:rsidR="00794BEB">
        <w:rPr>
          <w:b/>
          <w:bCs/>
        </w:rPr>
        <w:t xml:space="preserve">. </w:t>
      </w:r>
      <w:r w:rsidR="27A70464" w:rsidRPr="70028E2F">
        <w:rPr>
          <w:b/>
          <w:bCs/>
        </w:rPr>
        <w:t xml:space="preserve">For example, the optimisation goal </w:t>
      </w:r>
      <w:r w:rsidR="61640694" w:rsidRPr="70028E2F">
        <w:rPr>
          <w:b/>
          <w:bCs/>
        </w:rPr>
        <w:t>can be adjusted to address combinatorial optimisation for multi-gene and RBS</w:t>
      </w:r>
      <w:r w:rsidR="00103871">
        <w:rPr>
          <w:b/>
          <w:bCs/>
        </w:rPr>
        <w:t xml:space="preserve"> scenarios</w:t>
      </w:r>
      <w:r w:rsidR="61640694" w:rsidRPr="70028E2F">
        <w:rPr>
          <w:b/>
          <w:bCs/>
        </w:rPr>
        <w:t>;</w:t>
      </w:r>
      <w:r w:rsidR="008469DD">
        <w:rPr>
          <w:b/>
          <w:bCs/>
        </w:rPr>
        <w:t xml:space="preserve"> since this would be a</w:t>
      </w:r>
      <w:r w:rsidR="27A70464" w:rsidRPr="70028E2F">
        <w:rPr>
          <w:b/>
          <w:bCs/>
        </w:rPr>
        <w:t xml:space="preserve"> large-scale </w:t>
      </w:r>
      <w:r w:rsidR="23195F48" w:rsidRPr="70028E2F">
        <w:rPr>
          <w:b/>
          <w:bCs/>
        </w:rPr>
        <w:t>data</w:t>
      </w:r>
      <w:r w:rsidR="008469DD">
        <w:rPr>
          <w:b/>
          <w:bCs/>
        </w:rPr>
        <w:t xml:space="preserve"> task</w:t>
      </w:r>
      <w:r w:rsidR="23195F48" w:rsidRPr="70028E2F">
        <w:rPr>
          <w:b/>
          <w:bCs/>
        </w:rPr>
        <w:t xml:space="preserve">, the current </w:t>
      </w:r>
      <w:r w:rsidR="007B5189">
        <w:rPr>
          <w:b/>
          <w:bCs/>
        </w:rPr>
        <w:t xml:space="preserve">GPR </w:t>
      </w:r>
      <w:r w:rsidR="23195F48" w:rsidRPr="70028E2F">
        <w:rPr>
          <w:b/>
          <w:bCs/>
        </w:rPr>
        <w:t>prediction model c</w:t>
      </w:r>
      <w:r w:rsidR="00F00A95">
        <w:rPr>
          <w:b/>
          <w:bCs/>
        </w:rPr>
        <w:t>ould</w:t>
      </w:r>
      <w:r w:rsidR="23195F48" w:rsidRPr="70028E2F">
        <w:rPr>
          <w:b/>
          <w:bCs/>
        </w:rPr>
        <w:t xml:space="preserve"> be updated to </w:t>
      </w:r>
      <w:r w:rsidR="007B5189">
        <w:rPr>
          <w:b/>
          <w:bCs/>
        </w:rPr>
        <w:t xml:space="preserve">a </w:t>
      </w:r>
      <w:r w:rsidR="23195F48" w:rsidRPr="70028E2F">
        <w:rPr>
          <w:b/>
          <w:bCs/>
        </w:rPr>
        <w:t>deep GPR approach and the current bandits algori</w:t>
      </w:r>
      <w:r w:rsidR="76BB9421" w:rsidRPr="70028E2F">
        <w:rPr>
          <w:b/>
          <w:bCs/>
        </w:rPr>
        <w:t>thm c</w:t>
      </w:r>
      <w:r w:rsidR="008D0794">
        <w:rPr>
          <w:b/>
          <w:bCs/>
        </w:rPr>
        <w:t>ould</w:t>
      </w:r>
      <w:r w:rsidR="76BB9421" w:rsidRPr="70028E2F">
        <w:rPr>
          <w:b/>
          <w:bCs/>
        </w:rPr>
        <w:t xml:space="preserve"> be </w:t>
      </w:r>
      <w:r w:rsidR="001605FE">
        <w:rPr>
          <w:b/>
          <w:bCs/>
        </w:rPr>
        <w:t>optimised towards</w:t>
      </w:r>
      <w:r w:rsidR="76BB9421" w:rsidRPr="70028E2F">
        <w:rPr>
          <w:b/>
          <w:bCs/>
        </w:rPr>
        <w:t xml:space="preserve"> </w:t>
      </w:r>
      <w:r w:rsidR="001605FE" w:rsidRPr="70028E2F">
        <w:rPr>
          <w:b/>
          <w:bCs/>
        </w:rPr>
        <w:t xml:space="preserve">querying large design space </w:t>
      </w:r>
      <w:r w:rsidR="76BB9421" w:rsidRPr="70028E2F">
        <w:rPr>
          <w:b/>
          <w:bCs/>
        </w:rPr>
        <w:t>to reduce computational complexity</w:t>
      </w:r>
      <w:r w:rsidR="23195F48" w:rsidRPr="70028E2F">
        <w:rPr>
          <w:b/>
          <w:bCs/>
        </w:rPr>
        <w:t xml:space="preserve"> </w:t>
      </w:r>
      <w:r w:rsidR="0093022E">
        <w:rPr>
          <w:b/>
          <w:bCs/>
        </w:rPr>
        <w:fldChar w:fldCharType="begin" w:fldLock="1"/>
      </w:r>
      <w:r w:rsidR="000F4BF1">
        <w:rPr>
          <w:b/>
          <w:bCs/>
        </w:rPr>
        <w:instrText>ADDIN CSL_CITATION {"citationItems":[{"id":"ITEM-1","itemData":{"DOI":"10.1109/JPROC.2015.2494218","ISSN":"1558-2256 VO  - 104","author":[{"dropping-particle":"","family":"Shahriari","given":"B","non-dropping-particle":"","parse-names":false,"suffix":""},{"dropping-particle":"","family":"Swersky","given":"K","non-dropping-particle":"","parse-names":false,"suffix":""},{"dropping-particle":"","family":"Wang","given":"Z","non-dropping-particle":"","parse-names":false,"suffix":""},{"dropping-particle":"","family":"Adams","given":"R P","non-dropping-particle":"","parse-names":false,"suffix":""},{"dropping-particle":"de","family":"Freitas","given":"N","non-dropping-particle":"","parse-names":false,"suffix":""}],"container-title":"Proceedings of the IEEE","id":"ITEM-1","issue":"1","issued":{"date-parts":[["2016"]]},"page":"148-175","title":"Taking the Human Out of the Loop: A Review of Bayesian Optimization","type":"article-journal","volume":"104"},"uris":["http://www.mendeley.com/documents/?uuid=f4417d61-84a5-4b83-9cbd-6520e6612a4d"]}],"mendeley":{"formattedCitation":"[16]","plainTextFormattedCitation":"[16]","previouslyFormattedCitation":"[16]"},"properties":{"noteIndex":0},"schema":"https://github.com/citation-style-language/schema/raw/master/csl-citation.json"}</w:instrText>
      </w:r>
      <w:r w:rsidR="0093022E">
        <w:rPr>
          <w:b/>
          <w:bCs/>
        </w:rPr>
        <w:fldChar w:fldCharType="separate"/>
      </w:r>
      <w:r w:rsidR="0093022E" w:rsidRPr="0093022E">
        <w:rPr>
          <w:bCs/>
          <w:noProof/>
        </w:rPr>
        <w:t>[16]</w:t>
      </w:r>
      <w:r w:rsidR="0093022E">
        <w:rPr>
          <w:b/>
          <w:bCs/>
        </w:rPr>
        <w:fldChar w:fldCharType="end"/>
      </w:r>
      <w:r w:rsidR="64903539" w:rsidRPr="70028E2F">
        <w:rPr>
          <w:b/>
          <w:bCs/>
        </w:rPr>
        <w:t xml:space="preserve">. </w:t>
      </w:r>
    </w:p>
    <w:p w14:paraId="6D05F428" w14:textId="27265B24" w:rsidR="00C045B1" w:rsidRDefault="4E334740">
      <w:pPr>
        <w:rPr>
          <w:b/>
          <w:bCs/>
        </w:rPr>
      </w:pPr>
      <w:r w:rsidRPr="7BB3B21E">
        <w:rPr>
          <w:b/>
          <w:bCs/>
        </w:rPr>
        <w:t xml:space="preserve">We </w:t>
      </w:r>
      <w:r w:rsidR="09AC5D5F" w:rsidRPr="7BB3B21E">
        <w:rPr>
          <w:b/>
          <w:bCs/>
        </w:rPr>
        <w:t>have</w:t>
      </w:r>
      <w:r w:rsidRPr="7BB3B21E">
        <w:rPr>
          <w:b/>
          <w:bCs/>
        </w:rPr>
        <w:t xml:space="preserve"> now added </w:t>
      </w:r>
      <w:r w:rsidR="3E95F027" w:rsidRPr="7BB3B21E">
        <w:rPr>
          <w:b/>
          <w:bCs/>
        </w:rPr>
        <w:t>th</w:t>
      </w:r>
      <w:r w:rsidR="00C70C62">
        <w:rPr>
          <w:b/>
          <w:bCs/>
        </w:rPr>
        <w:t>e following</w:t>
      </w:r>
      <w:r w:rsidR="3E95F027" w:rsidRPr="7BB3B21E">
        <w:rPr>
          <w:b/>
          <w:bCs/>
        </w:rPr>
        <w:t xml:space="preserve"> discussion</w:t>
      </w:r>
      <w:r w:rsidRPr="7BB3B21E">
        <w:rPr>
          <w:b/>
          <w:bCs/>
        </w:rPr>
        <w:t xml:space="preserve"> </w:t>
      </w:r>
      <w:r w:rsidR="09AC5D5F" w:rsidRPr="7BB3B21E">
        <w:rPr>
          <w:b/>
          <w:bCs/>
        </w:rPr>
        <w:t>describing</w:t>
      </w:r>
      <w:r w:rsidRPr="7BB3B21E">
        <w:rPr>
          <w:b/>
          <w:bCs/>
        </w:rPr>
        <w:t xml:space="preserve"> our </w:t>
      </w:r>
      <w:r w:rsidR="11D44FC2" w:rsidRPr="7BB3B21E">
        <w:rPr>
          <w:b/>
          <w:bCs/>
        </w:rPr>
        <w:t>method</w:t>
      </w:r>
      <w:r w:rsidR="09AC5D5F" w:rsidRPr="7BB3B21E">
        <w:rPr>
          <w:b/>
          <w:bCs/>
        </w:rPr>
        <w:t>’s</w:t>
      </w:r>
      <w:r w:rsidR="11D44FC2" w:rsidRPr="7BB3B21E">
        <w:rPr>
          <w:b/>
          <w:bCs/>
        </w:rPr>
        <w:t xml:space="preserve"> </w:t>
      </w:r>
      <w:r w:rsidR="0BA80C59" w:rsidRPr="7BB3B21E">
        <w:rPr>
          <w:b/>
          <w:bCs/>
        </w:rPr>
        <w:t>generalisation ability</w:t>
      </w:r>
      <w:r w:rsidR="11D44FC2" w:rsidRPr="7BB3B21E">
        <w:rPr>
          <w:b/>
          <w:bCs/>
        </w:rPr>
        <w:t xml:space="preserve"> </w:t>
      </w:r>
      <w:r w:rsidR="09AC5D5F" w:rsidRPr="7BB3B21E">
        <w:rPr>
          <w:b/>
          <w:bCs/>
        </w:rPr>
        <w:t>to</w:t>
      </w:r>
      <w:r w:rsidR="11D44FC2" w:rsidRPr="7BB3B21E">
        <w:rPr>
          <w:b/>
          <w:bCs/>
        </w:rPr>
        <w:t xml:space="preserve"> the </w:t>
      </w:r>
      <w:r w:rsidR="3ACA7151" w:rsidRPr="7BB3B21E">
        <w:rPr>
          <w:b/>
          <w:bCs/>
        </w:rPr>
        <w:t>D</w:t>
      </w:r>
      <w:r w:rsidR="11D44FC2" w:rsidRPr="7BB3B21E">
        <w:rPr>
          <w:b/>
          <w:bCs/>
        </w:rPr>
        <w:t>iscussion</w:t>
      </w:r>
      <w:r w:rsidR="3ACA7151" w:rsidRPr="7BB3B21E">
        <w:rPr>
          <w:b/>
          <w:bCs/>
        </w:rPr>
        <w:t xml:space="preserve"> section</w:t>
      </w:r>
      <w:r w:rsidR="00C70C62">
        <w:rPr>
          <w:b/>
          <w:bCs/>
        </w:rPr>
        <w:t>:</w:t>
      </w:r>
    </w:p>
    <w:p w14:paraId="31ED21A8" w14:textId="799C2B4E" w:rsidR="00C045B1" w:rsidRPr="00C671CA" w:rsidRDefault="3C45CD0F" w:rsidP="00C045B1">
      <w:pPr>
        <w:rPr>
          <w:b/>
          <w:bCs/>
        </w:rPr>
      </w:pPr>
      <w:r>
        <w:rPr>
          <w:noProof/>
        </w:rPr>
        <w:drawing>
          <wp:inline distT="0" distB="0" distL="0" distR="0" wp14:anchorId="7A5D5BEF" wp14:editId="21648128">
            <wp:extent cx="5731510" cy="20275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r w:rsidR="00C671CA">
        <w:br/>
      </w:r>
      <w:r w:rsidR="00C671CA">
        <w:br/>
      </w:r>
      <w:r w:rsidR="1FDCF6E3">
        <w:t xml:space="preserve">Is this study really a ML-guided DBTL cycle? Experimental design of RBS might be seen only as one step between Design and Build. The impact of RBS on the </w:t>
      </w:r>
      <w:proofErr w:type="gramStart"/>
      <w:r w:rsidR="1FDCF6E3">
        <w:t>final outcome</w:t>
      </w:r>
      <w:proofErr w:type="gramEnd"/>
      <w:r w:rsidR="1FDCF6E3">
        <w:t xml:space="preserve"> is often only relative, as other factors might have a higher influence on the final performance of strains, such as those in the fermentation process. </w:t>
      </w:r>
    </w:p>
    <w:p w14:paraId="5C82E250" w14:textId="4C5D15B3" w:rsidR="000D47E4" w:rsidRPr="000D47E4" w:rsidRDefault="0015629F" w:rsidP="00C045B1">
      <w:pPr>
        <w:rPr>
          <w:b/>
          <w:bCs/>
        </w:rPr>
      </w:pPr>
      <w:r w:rsidRPr="000D47E4">
        <w:rPr>
          <w:b/>
          <w:bCs/>
        </w:rPr>
        <w:t>The authors a</w:t>
      </w:r>
      <w:r w:rsidR="00E958DE" w:rsidRPr="000D47E4">
        <w:rPr>
          <w:b/>
          <w:bCs/>
        </w:rPr>
        <w:t xml:space="preserve">gree that there is a multitude factors that play into the final </w:t>
      </w:r>
      <w:r w:rsidR="00F6108E" w:rsidRPr="000D47E4">
        <w:rPr>
          <w:b/>
          <w:bCs/>
        </w:rPr>
        <w:t>performance of a strain</w:t>
      </w:r>
      <w:r w:rsidR="00CB2811" w:rsidRPr="000D47E4">
        <w:rPr>
          <w:b/>
          <w:bCs/>
        </w:rPr>
        <w:t xml:space="preserve">. Having said that when we refer to the DBTL cycle in our paper we specifically </w:t>
      </w:r>
      <w:r w:rsidR="007927ED" w:rsidRPr="000D47E4">
        <w:rPr>
          <w:b/>
          <w:bCs/>
        </w:rPr>
        <w:t>focus on its use for the design of the RBS</w:t>
      </w:r>
      <w:r w:rsidR="00445CE1">
        <w:rPr>
          <w:b/>
          <w:bCs/>
        </w:rPr>
        <w:t xml:space="preserve"> as a genetic part rather than wider strain optimisation</w:t>
      </w:r>
      <w:r w:rsidR="002C1C5E">
        <w:rPr>
          <w:b/>
          <w:bCs/>
        </w:rPr>
        <w:t>.</w:t>
      </w:r>
      <w:r w:rsidR="001C267E" w:rsidRPr="000D47E4">
        <w:rPr>
          <w:b/>
          <w:bCs/>
        </w:rPr>
        <w:t xml:space="preserve"> </w:t>
      </w:r>
      <w:r w:rsidR="000D47E4" w:rsidRPr="000D47E4">
        <w:rPr>
          <w:b/>
          <w:bCs/>
        </w:rPr>
        <w:t xml:space="preserve">We </w:t>
      </w:r>
      <w:r w:rsidR="002A04D9">
        <w:rPr>
          <w:b/>
          <w:bCs/>
        </w:rPr>
        <w:t xml:space="preserve">have updated our </w:t>
      </w:r>
      <w:r w:rsidR="000D47E4" w:rsidRPr="000D47E4">
        <w:rPr>
          <w:b/>
          <w:bCs/>
        </w:rPr>
        <w:t>open</w:t>
      </w:r>
      <w:r w:rsidR="002A04D9">
        <w:rPr>
          <w:b/>
          <w:bCs/>
        </w:rPr>
        <w:t>ing to the</w:t>
      </w:r>
      <w:r w:rsidR="000D47E4" w:rsidRPr="000D47E4">
        <w:rPr>
          <w:b/>
          <w:bCs/>
        </w:rPr>
        <w:t xml:space="preserve"> results section with the</w:t>
      </w:r>
      <w:r w:rsidR="002A04D9">
        <w:rPr>
          <w:b/>
          <w:bCs/>
        </w:rPr>
        <w:t xml:space="preserve"> following</w:t>
      </w:r>
      <w:r w:rsidR="000D47E4" w:rsidRPr="000D47E4">
        <w:rPr>
          <w:b/>
          <w:bCs/>
        </w:rPr>
        <w:t xml:space="preserve"> sentence</w:t>
      </w:r>
      <w:r w:rsidR="002A04D9">
        <w:rPr>
          <w:b/>
          <w:bCs/>
        </w:rPr>
        <w:t xml:space="preserve"> to better reflect that</w:t>
      </w:r>
      <w:r w:rsidR="000D47E4" w:rsidRPr="000D47E4">
        <w:rPr>
          <w:b/>
          <w:bCs/>
        </w:rPr>
        <w:t>:</w:t>
      </w:r>
    </w:p>
    <w:p w14:paraId="5CCFDC79" w14:textId="7DC2DE52" w:rsidR="009A38DC" w:rsidRDefault="004625A6" w:rsidP="00C045B1">
      <w:r>
        <w:rPr>
          <w:noProof/>
        </w:rPr>
        <w:drawing>
          <wp:inline distT="0" distB="0" distL="0" distR="0" wp14:anchorId="37D7EE0B" wp14:editId="3EE4DFC0">
            <wp:extent cx="5731510" cy="6127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12775"/>
                    </a:xfrm>
                    <a:prstGeom prst="rect">
                      <a:avLst/>
                    </a:prstGeom>
                  </pic:spPr>
                </pic:pic>
              </a:graphicData>
            </a:graphic>
          </wp:inline>
        </w:drawing>
      </w:r>
      <w:r w:rsidR="00EB15E1">
        <w:br/>
      </w:r>
      <w:r w:rsidR="00EB15E1">
        <w:br/>
        <w:t xml:space="preserve">LEARN: I don't see the point of showing R2 up to 0.546, this is far below reasonable values. </w:t>
      </w:r>
      <w:r w:rsidR="00EB15E1">
        <w:br/>
        <w:t xml:space="preserve">I think that the valuable result is the one in Fig 3A or 3B, where high TIRs were achieved through different iterations. </w:t>
      </w:r>
    </w:p>
    <w:p w14:paraId="2EC0AC70" w14:textId="1AD596F8" w:rsidR="00A43B19" w:rsidRPr="004134CA" w:rsidRDefault="00A43B19" w:rsidP="00A43B19">
      <w:pPr>
        <w:rPr>
          <w:b/>
          <w:bCs/>
        </w:rPr>
      </w:pPr>
      <w:r>
        <w:rPr>
          <w:b/>
          <w:bCs/>
        </w:rPr>
        <w:t>T</w:t>
      </w:r>
      <w:r w:rsidRPr="7BB3B21E">
        <w:rPr>
          <w:b/>
          <w:bCs/>
        </w:rPr>
        <w:t xml:space="preserve">he authors would like to point out that </w:t>
      </w:r>
      <w:proofErr w:type="gramStart"/>
      <w:r w:rsidRPr="7BB3B21E">
        <w:rPr>
          <w:b/>
          <w:bCs/>
        </w:rPr>
        <w:t>as long as</w:t>
      </w:r>
      <w:proofErr w:type="gramEnd"/>
      <w:r w:rsidRPr="7BB3B21E">
        <w:rPr>
          <w:b/>
          <w:bCs/>
        </w:rPr>
        <w:t xml:space="preserve"> the R^2 value is relatively low, it shouldn’t be viewed separately to other metrics shown in the study</w:t>
      </w:r>
      <w:r>
        <w:rPr>
          <w:b/>
          <w:bCs/>
        </w:rPr>
        <w:t>.</w:t>
      </w:r>
      <w:r w:rsidRPr="7BB3B21E">
        <w:rPr>
          <w:b/>
          <w:bCs/>
        </w:rPr>
        <w:t xml:space="preserve"> Our </w:t>
      </w:r>
      <w:proofErr w:type="gramStart"/>
      <w:r w:rsidRPr="7BB3B21E">
        <w:rPr>
          <w:b/>
          <w:bCs/>
        </w:rPr>
        <w:t>ultimate goal</w:t>
      </w:r>
      <w:proofErr w:type="gramEnd"/>
      <w:r w:rsidRPr="7BB3B21E">
        <w:rPr>
          <w:b/>
          <w:bCs/>
        </w:rPr>
        <w:t xml:space="preserve"> is to be able to identify </w:t>
      </w:r>
      <w:r w:rsidRPr="7BB3B21E">
        <w:rPr>
          <w:b/>
          <w:bCs/>
        </w:rPr>
        <w:lastRenderedPageBreak/>
        <w:t xml:space="preserve">RBS sequences significantly higher than the benchmark sequence within fixed budget </w:t>
      </w:r>
      <w:r>
        <w:rPr>
          <w:b/>
          <w:bCs/>
        </w:rPr>
        <w:t>and</w:t>
      </w:r>
      <w:r w:rsidRPr="7BB3B21E">
        <w:rPr>
          <w:b/>
          <w:bCs/>
        </w:rPr>
        <w:t xml:space="preserve"> </w:t>
      </w:r>
      <w:r>
        <w:rPr>
          <w:b/>
          <w:bCs/>
        </w:rPr>
        <w:t>o</w:t>
      </w:r>
      <w:r w:rsidRPr="7BB3B21E">
        <w:rPr>
          <w:b/>
          <w:bCs/>
        </w:rPr>
        <w:t>ur pipeline has successfully achieved th</w:t>
      </w:r>
      <w:r>
        <w:rPr>
          <w:b/>
          <w:bCs/>
        </w:rPr>
        <w:t>at</w:t>
      </w:r>
      <w:r w:rsidRPr="7BB3B21E">
        <w:rPr>
          <w:b/>
          <w:bCs/>
        </w:rPr>
        <w:t xml:space="preserve"> goal. When the prediction is used for recommendation tasks like the one considered in this paper, ranking-based metric like Spearman correlation coefficient is a better evaluation metric </w:t>
      </w:r>
      <w:r w:rsidRPr="7BB3B21E">
        <w:rPr>
          <w:b/>
          <w:bCs/>
        </w:rPr>
        <w:fldChar w:fldCharType="begin" w:fldLock="1"/>
      </w:r>
      <w:r w:rsidRPr="7BB3B21E">
        <w:rPr>
          <w:b/>
          <w:bCs/>
        </w:rPr>
        <w:instrText>ADDIN CSL_CITATION {"citationItems":[{"id":"ITEM-1","itemData":{"DOI":"10.3390/app9204284","ISSN":"2076-3417","abstract":"Korean people are exposed to stress due to the constant competitive structure caused by rapid industrialization. As a result, there is a need for ways that can effectively manage stress and help improve quality of life. Therefore, this study proposes an activity recommendation model using rank correlation for chronic stress management. Using Spearman&amp;rsquo;s rank correlation coefficient, the proposed model finds the correlations between users&amp;rsquo; Positive Activity for Stress Management (PASM), Negative Activity for Stress Management (NASM), and Perceived Stress Scale (PSS). Spearman&amp;rsquo;s rank correlation coefficient improves the accuracy of recommendations by putting a basic rank value in a missing value to solve the sparsity problem and cold-start problem. For the performance evaluation of the proposed model, F-measure is applied using the average precision and recall after five times of recommendations for 20 users. As a result, the proposed method has better performance than other models, since it recommends activities with the use of the correlation between PASM and NASM. The proposed activity recommendation model for stress management makes it possible to manage user&amp;rsquo;s stress effectively by lowering the user&amp;rsquo;s PSS using correlation.","author":[{"dropping-particle":"","family":"Kang","given":"Ji-Soo","non-dropping-particle":"","parse-names":false,"suffix":""},{"dropping-particle":"","family":"Shin","given":"Dong-Hoon","non-dropping-particle":"","parse-names":false,"suffix":""},{"dropping-particle":"","family":"Baek","given":"Ji-Won","non-dropping-particle":"","parse-names":false,"suffix":""},{"dropping-particle":"","family":"Chung","given":"Kyungyong","non-dropping-particle":"","parse-names":false,"suffix":""}],"container-title":"Applied Sciences","id":"ITEM-1","issue":"20","issued":{"date-parts":[["2019"]]},"title":"Activity Recommendation Model Using Rank Correlation for Chronic Stress Management","type":"article-journal","volume":"9"},"uris":["http://www.mendeley.com/documents/?uuid=e834bb8a-7bcc-43c3-aa71-e2ad3dba8f0d"]},{"id":"ITEM-2","itemData":{"ISSN":"0003-2999","abstract":"Correlation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author":[{"dropping-particle":"","family":"Schober","given":"Patrick","non-dropping-particle":"","parse-names":false,"suffix":""},{"dropping-particle":"","family":"Boer","given":"Christa","non-dropping-particle":"","parse-names":false,"suffix":""},{"dropping-particle":"","family":"Schwarte","given":"Lothar A","non-dropping-particle":"","parse-names":false,"suffix":""}],"container-title":"Anesthesia &amp; Analgesia","id":"ITEM-2","issue":"5","issued":{"date-parts":[["2018"]]},"title":"Correlation Coefficients: Appropriate Use and Interpretation","type":"article-journal","volume":"126"},"uris":["http://www.mendeley.com/documents/?uuid=95643491-a8a7-4389-93c3-7bacc4c7a882"]}],"mendeley":{"formattedCitation":"[10], [11]","plainTextFormattedCitation":"[10], [11]","previouslyFormattedCitation":"[10], [11]"},"properties":{"noteIndex":0},"schema":"https://github.com/citation-style-language/schema/raw/master/csl-citation.json"}</w:instrText>
      </w:r>
      <w:r w:rsidRPr="7BB3B21E">
        <w:rPr>
          <w:b/>
          <w:bCs/>
        </w:rPr>
        <w:fldChar w:fldCharType="separate"/>
      </w:r>
      <w:r w:rsidRPr="7BB3B21E">
        <w:rPr>
          <w:b/>
          <w:bCs/>
          <w:noProof/>
        </w:rPr>
        <w:t>[10], [11]</w:t>
      </w:r>
      <w:r w:rsidRPr="7BB3B21E">
        <w:rPr>
          <w:b/>
          <w:bCs/>
        </w:rPr>
        <w:fldChar w:fldCharType="end"/>
      </w:r>
      <w:r w:rsidRPr="7BB3B21E">
        <w:rPr>
          <w:b/>
          <w:bCs/>
        </w:rPr>
        <w:t xml:space="preserve">. Intuitively, in each round, </w:t>
      </w:r>
      <w:proofErr w:type="gramStart"/>
      <w:r w:rsidRPr="7BB3B21E">
        <w:rPr>
          <w:b/>
          <w:bCs/>
        </w:rPr>
        <w:t>as long as</w:t>
      </w:r>
      <w:proofErr w:type="gramEnd"/>
      <w:r w:rsidRPr="7BB3B21E">
        <w:rPr>
          <w:b/>
          <w:bCs/>
        </w:rPr>
        <w:t xml:space="preserve"> we can rank RBSs properly and distinguish RBS sequences with high from the ones with low TIRs, we can recommend RBS sequences exploitatively, even if the true label is not predicted with high precision. Other machine learning methods used in synthetic biology on small data-sets were also shown to produce useful recommendations despite low R^2 values </w:t>
      </w:r>
      <w:r w:rsidRPr="7BB3B21E">
        <w:rPr>
          <w:b/>
          <w:bCs/>
        </w:rPr>
        <w:fldChar w:fldCharType="begin" w:fldLock="1"/>
      </w:r>
      <w:r w:rsidRPr="7BB3B21E">
        <w:rPr>
          <w:b/>
          <w:bCs/>
        </w:rPr>
        <w:instrText>ADDIN CSL_CITATION {"citationItems":[{"id":"ITEM-1","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Biology","id":"ITEM-1","issue":"6","issued":{"date-parts":[["2019","6","21"]]},"note":"doi: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Learning","type":"article-journal","volume":"8"},"uris":["http://www.mendeley.com/documents/?uuid=bda556fa-5ae4-4471-9a29-8ddae25a24d5"]},{"id":"ITEM-2","itemData":{"DOI":"10.1038/s41467-020-18008-4","ISSN":"2041-1723","abstract":"Synthetic biology allows us to bioengineer cells to synthesize novel valuable molecules such as renewable biofuels or anticancer drugs. However, traditional synthetic biology approaches involve ad-hoc engineering practices, which lead to long development times. Here, we present the Automated Recommendation Tool (ART), a tool that leverages machine learning and probabilistic modeling techniques to guide synthetic biology in a systematic fashion, without the need for a full mechanistic understanding of the biological system. Using sampling-based optimization, ART provides a set of recommended strains to be built in the next engineering cycle, alongside probabilistic predictions of their production levels. We demonstrate the capabilities of ART on simulated data sets, as well as experimental data from real metabolic engineering projects producing renewable biofuels, hoppy flavored beer without hops, fatty acids, and tryptophan. Finally, we discuss the limitations of this approach, and the practical consequences of the underlying assumptions failing.","author":[{"dropping-particle":"","family":"Radivojević","given":"Tijana","non-dropping-particle":"","parse-names":false,"suffix":""},{"dropping-particle":"","family":"Costello","given":"Zak","non-dropping-particle":"","parse-names":false,"suffix":""},{"dropping-particle":"","family":"Workman","given":"Kenneth","non-dropping-particle":"","parse-names":false,"suffix":""},{"dropping-particle":"","family":"Garcia Martin","given":"Hector","non-dropping-particle":"","parse-names":false,"suffix":""}],"container-title":"Nature Communications","id":"ITEM-2","issue":"1","issued":{"date-parts":[["2020"]]},"page":"4879","title":"A machine learning Automated Recommendation Tool for synthetic biology","type":"article-journal","volume":"11"},"uris":["http://www.mendeley.com/documents/?uuid=49d01422-3ac0-44c4-abf3-ab4abb130d59"]}],"mendeley":{"formattedCitation":"[4], [12]","plainTextFormattedCitation":"[4], [12]","previouslyFormattedCitation":"[4], [12]"},"properties":{"noteIndex":0},"schema":"https://github.com/citation-style-language/schema/raw/master/csl-citation.json"}</w:instrText>
      </w:r>
      <w:r w:rsidRPr="7BB3B21E">
        <w:rPr>
          <w:b/>
          <w:bCs/>
        </w:rPr>
        <w:fldChar w:fldCharType="separate"/>
      </w:r>
      <w:r w:rsidRPr="7BB3B21E">
        <w:rPr>
          <w:b/>
          <w:bCs/>
          <w:noProof/>
        </w:rPr>
        <w:t>[4], [12]</w:t>
      </w:r>
      <w:r w:rsidRPr="7BB3B21E">
        <w:rPr>
          <w:b/>
          <w:bCs/>
        </w:rPr>
        <w:fldChar w:fldCharType="end"/>
      </w:r>
      <w:r>
        <w:rPr>
          <w:b/>
          <w:bCs/>
        </w:rPr>
        <w:t xml:space="preserve">. </w:t>
      </w:r>
      <w:r w:rsidRPr="7BB3B21E">
        <w:rPr>
          <w:b/>
          <w:bCs/>
        </w:rPr>
        <w:t xml:space="preserve">Finally, our predictor GPR, compared with previously described calculators using deterministic thermodynamic approach, </w:t>
      </w:r>
      <w:proofErr w:type="gramStart"/>
      <w:r w:rsidRPr="7BB3B21E">
        <w:rPr>
          <w:b/>
          <w:bCs/>
        </w:rPr>
        <w:t>is able to</w:t>
      </w:r>
      <w:proofErr w:type="gramEnd"/>
      <w:r w:rsidRPr="7BB3B21E">
        <w:rPr>
          <w:b/>
          <w:bCs/>
        </w:rPr>
        <w:t xml:space="preserve"> show the uncertainty of the predictions, which can be used by our Bandit algorithm to give better recommendations. We have updated our Discussion section to reflect these additional points.</w:t>
      </w:r>
    </w:p>
    <w:p w14:paraId="2B068A8D" w14:textId="30A40760" w:rsidR="00162555" w:rsidRDefault="00A43B19" w:rsidP="00A43B19">
      <w:r>
        <w:rPr>
          <w:noProof/>
        </w:rPr>
        <w:drawing>
          <wp:inline distT="0" distB="0" distL="0" distR="0" wp14:anchorId="1FBBBAAE" wp14:editId="7FF55FA7">
            <wp:extent cx="5731510" cy="13373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37310"/>
                    </a:xfrm>
                    <a:prstGeom prst="rect">
                      <a:avLst/>
                    </a:prstGeom>
                  </pic:spPr>
                </pic:pic>
              </a:graphicData>
            </a:graphic>
          </wp:inline>
        </w:drawing>
      </w:r>
      <w:r>
        <w:br/>
      </w:r>
      <w:r>
        <w:br/>
      </w:r>
      <w:r w:rsidR="009D2633" w:rsidRPr="552CBCBA">
        <w:rPr>
          <w:b/>
          <w:bCs/>
        </w:rPr>
        <w:t>TEXT HERE</w:t>
      </w:r>
      <w:r w:rsidR="009D2633">
        <w:br/>
      </w:r>
      <w:r w:rsidR="009D2633">
        <w:br/>
      </w:r>
      <w:r w:rsidR="00EB15E1">
        <w:t xml:space="preserve">LEARN: Not clear why Hamming distance might impact the budget. As the authors are using Machine Learning, predicted sequences that are Hamming distant might be possible, not necessarily just those of single edit. </w:t>
      </w:r>
    </w:p>
    <w:p w14:paraId="6ACC958A" w14:textId="693D16A9" w:rsidR="0010405B" w:rsidRDefault="004E6DE3" w:rsidP="00C045B1">
      <w:pPr>
        <w:rPr>
          <w:b/>
          <w:bCs/>
        </w:rPr>
      </w:pPr>
      <w:r w:rsidRPr="00713AD0">
        <w:rPr>
          <w:b/>
          <w:bCs/>
        </w:rPr>
        <w:t xml:space="preserve">The Hamming distance, as mentioned in the text, does not impact Machine Learning. However, it does pose a problem when an untargeted (random) </w:t>
      </w:r>
      <w:r w:rsidR="0003782B" w:rsidRPr="00713AD0">
        <w:rPr>
          <w:b/>
          <w:bCs/>
        </w:rPr>
        <w:t xml:space="preserve">approach like Adaptive Laboratory Evolution would be used as it might not be able to generate </w:t>
      </w:r>
      <w:r w:rsidR="00D172A9" w:rsidRPr="00713AD0">
        <w:rPr>
          <w:b/>
          <w:bCs/>
        </w:rPr>
        <w:t>sequences distant enough which we show is required for positive change in RBS TIR.</w:t>
      </w:r>
      <w:r w:rsidR="00C75822" w:rsidRPr="00713AD0">
        <w:rPr>
          <w:b/>
          <w:bCs/>
        </w:rPr>
        <w:t xml:space="preserve"> We explain this in more detail in third paragraph of subsection </w:t>
      </w:r>
      <w:r w:rsidR="00713AD0" w:rsidRPr="00713AD0">
        <w:rPr>
          <w:b/>
          <w:bCs/>
        </w:rPr>
        <w:t>“</w:t>
      </w:r>
      <w:r w:rsidR="00C75822" w:rsidRPr="00713AD0">
        <w:rPr>
          <w:b/>
          <w:bCs/>
        </w:rPr>
        <w:t>BUILD &amp; TEST: Characteristics of the tested sequence</w:t>
      </w:r>
      <w:r w:rsidR="00713AD0" w:rsidRPr="00713AD0">
        <w:rPr>
          <w:b/>
          <w:bCs/>
        </w:rPr>
        <w:t>s”</w:t>
      </w:r>
      <w:r w:rsidR="00F05CED">
        <w:rPr>
          <w:b/>
          <w:bCs/>
        </w:rPr>
        <w:t>, which we updated to help prevent future confusion</w:t>
      </w:r>
      <w:r w:rsidR="0010405B">
        <w:rPr>
          <w:b/>
          <w:bCs/>
        </w:rPr>
        <w:t>:</w:t>
      </w:r>
    </w:p>
    <w:p w14:paraId="0EFA0B3A" w14:textId="72D0CBE8" w:rsidR="00475BD7" w:rsidRDefault="00FA5D2F" w:rsidP="00C045B1">
      <w:r>
        <w:rPr>
          <w:noProof/>
        </w:rPr>
        <w:drawing>
          <wp:inline distT="0" distB="0" distL="0" distR="0" wp14:anchorId="4F2B6882" wp14:editId="435EFE4C">
            <wp:extent cx="5731510" cy="11830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83005"/>
                    </a:xfrm>
                    <a:prstGeom prst="rect">
                      <a:avLst/>
                    </a:prstGeom>
                  </pic:spPr>
                </pic:pic>
              </a:graphicData>
            </a:graphic>
          </wp:inline>
        </w:drawing>
      </w:r>
      <w:r w:rsidR="00EB15E1">
        <w:br/>
      </w:r>
      <w:r w:rsidR="00EB15E1">
        <w:br/>
      </w:r>
      <w:r w:rsidR="00EB15E1" w:rsidRPr="00475BD7">
        <w:rPr>
          <w:b/>
          <w:bCs/>
          <w:sz w:val="28"/>
          <w:szCs w:val="28"/>
        </w:rPr>
        <w:t>Minor Comments</w:t>
      </w:r>
      <w:r w:rsidR="00EB15E1" w:rsidRPr="00475BD7">
        <w:rPr>
          <w:sz w:val="28"/>
          <w:szCs w:val="28"/>
        </w:rPr>
        <w:t xml:space="preserve"> </w:t>
      </w:r>
    </w:p>
    <w:p w14:paraId="000FB690" w14:textId="77777777" w:rsidR="00FC40D7" w:rsidRDefault="00EB15E1">
      <w:r>
        <w:br/>
        <w:t xml:space="preserve">Reviewer: 1 </w:t>
      </w:r>
      <w:r>
        <w:br/>
        <w:t xml:space="preserve">without review: Page 2: </w:t>
      </w:r>
      <w:r>
        <w:br/>
        <w:t xml:space="preserve">- line 15: DBTL (Not DTBL) </w:t>
      </w:r>
      <w:r>
        <w:br/>
        <w:t xml:space="preserve">- line 23: unclear meaning of “perceived prediction error” </w:t>
      </w:r>
      <w:r>
        <w:br/>
      </w:r>
      <w:r>
        <w:lastRenderedPageBreak/>
        <w:t xml:space="preserve">- line 30: spell check “Escherichia coli” </w:t>
      </w:r>
      <w:r>
        <w:br/>
        <w:t xml:space="preserve">- line 40: The argument that the workflow for RBSs can be later translated to more complicated systems is speculative and likely not true. For instance, promoters or proteins are governed by entirely different mechanisms/principles. Whether </w:t>
      </w:r>
      <w:proofErr w:type="gramStart"/>
      <w:r>
        <w:t>this studies</w:t>
      </w:r>
      <w:proofErr w:type="gramEnd"/>
      <w:r>
        <w:t xml:space="preserve"> has useful implications for these systems remains to be demonstrated. The authors should relativize this statement to that end.</w:t>
      </w:r>
    </w:p>
    <w:p w14:paraId="6109E6AB" w14:textId="77777777" w:rsidR="000D72BE" w:rsidRDefault="00FC40D7">
      <w:pPr>
        <w:rPr>
          <w:b/>
          <w:bCs/>
        </w:rPr>
      </w:pPr>
      <w:r w:rsidRPr="00FC40D7">
        <w:rPr>
          <w:b/>
          <w:bCs/>
        </w:rPr>
        <w:t>All fixed.</w:t>
      </w:r>
      <w:r w:rsidR="00EB15E1">
        <w:t xml:space="preserve"> </w:t>
      </w:r>
      <w:r w:rsidRPr="00AA6298">
        <w:rPr>
          <w:b/>
          <w:bCs/>
        </w:rPr>
        <w:t xml:space="preserve">Line 40 changed to: </w:t>
      </w:r>
    </w:p>
    <w:p w14:paraId="22EA45E5" w14:textId="6A4702C5" w:rsidR="00AC5A01" w:rsidRDefault="000D72BE">
      <w:r>
        <w:rPr>
          <w:noProof/>
        </w:rPr>
        <w:drawing>
          <wp:inline distT="0" distB="0" distL="0" distR="0" wp14:anchorId="41423BDF" wp14:editId="0986E259">
            <wp:extent cx="5731510" cy="43243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2435"/>
                    </a:xfrm>
                    <a:prstGeom prst="rect">
                      <a:avLst/>
                    </a:prstGeom>
                  </pic:spPr>
                </pic:pic>
              </a:graphicData>
            </a:graphic>
          </wp:inline>
        </w:drawing>
      </w:r>
      <w:r w:rsidR="00EB15E1">
        <w:br/>
      </w:r>
      <w:r w:rsidR="00EB15E1">
        <w:br/>
        <w:t xml:space="preserve">Page 7: </w:t>
      </w:r>
      <w:r w:rsidR="00EB15E1">
        <w:br/>
        <w:t>- the workflow description is very generic/</w:t>
      </w:r>
      <w:proofErr w:type="spellStart"/>
      <w:r w:rsidR="00EB15E1">
        <w:t>inconcrete</w:t>
      </w:r>
      <w:proofErr w:type="spellEnd"/>
      <w:r w:rsidR="00EB15E1">
        <w:t xml:space="preserve"> </w:t>
      </w:r>
    </w:p>
    <w:p w14:paraId="006E67F2" w14:textId="4855A434" w:rsidR="00E53431" w:rsidRDefault="00AC5A01">
      <w:pPr>
        <w:rPr>
          <w:b/>
          <w:bCs/>
        </w:rPr>
      </w:pPr>
      <w:r w:rsidRPr="001F36EE">
        <w:rPr>
          <w:b/>
          <w:bCs/>
        </w:rPr>
        <w:t xml:space="preserve">That is intentional – all the </w:t>
      </w:r>
      <w:r w:rsidR="001F36EE" w:rsidRPr="001F36EE">
        <w:rPr>
          <w:b/>
          <w:bCs/>
        </w:rPr>
        <w:t xml:space="preserve">required </w:t>
      </w:r>
      <w:r w:rsidRPr="001F36EE">
        <w:rPr>
          <w:b/>
          <w:bCs/>
        </w:rPr>
        <w:t xml:space="preserve">details are </w:t>
      </w:r>
      <w:r w:rsidR="001F36EE" w:rsidRPr="001F36EE">
        <w:rPr>
          <w:b/>
          <w:bCs/>
        </w:rPr>
        <w:t>included in the Methods section</w:t>
      </w:r>
      <w:r w:rsidR="007D49BC">
        <w:rPr>
          <w:b/>
          <w:bCs/>
        </w:rPr>
        <w:t xml:space="preserve">, </w:t>
      </w:r>
      <w:r w:rsidR="009E5BC7">
        <w:rPr>
          <w:b/>
          <w:bCs/>
        </w:rPr>
        <w:t>following the</w:t>
      </w:r>
      <w:r w:rsidR="007D49BC">
        <w:rPr>
          <w:b/>
          <w:bCs/>
        </w:rPr>
        <w:t xml:space="preserve"> standard practice</w:t>
      </w:r>
      <w:r w:rsidR="001F36EE" w:rsidRPr="001F36EE">
        <w:rPr>
          <w:b/>
          <w:bCs/>
        </w:rPr>
        <w:t>.</w:t>
      </w:r>
    </w:p>
    <w:p w14:paraId="74B896D0" w14:textId="1382150E" w:rsidR="001F36EE" w:rsidRPr="00E53431" w:rsidRDefault="00EB15E1">
      <w:pPr>
        <w:rPr>
          <w:b/>
          <w:bCs/>
        </w:rPr>
      </w:pPr>
      <w:r>
        <w:br/>
        <w:t xml:space="preserve">- k is mentioned in the Figure caption, but not used in the figure (Fig. 2) </w:t>
      </w:r>
    </w:p>
    <w:p w14:paraId="72060ADD" w14:textId="77777777" w:rsidR="0037362B" w:rsidRDefault="0037362B">
      <w:pPr>
        <w:rPr>
          <w:b/>
          <w:bCs/>
        </w:rPr>
      </w:pPr>
      <w:r>
        <w:rPr>
          <w:b/>
          <w:bCs/>
        </w:rPr>
        <w:t>k</w:t>
      </w:r>
      <w:r w:rsidR="001F36EE" w:rsidRPr="0037362B">
        <w:rPr>
          <w:b/>
          <w:bCs/>
        </w:rPr>
        <w:t xml:space="preserve"> is used in the </w:t>
      </w:r>
      <w:r w:rsidRPr="0037362B">
        <w:rPr>
          <w:b/>
          <w:bCs/>
        </w:rPr>
        <w:t>cell in the upper left corner: “n=k”.</w:t>
      </w:r>
    </w:p>
    <w:p w14:paraId="79FD4A9E" w14:textId="77777777" w:rsidR="008B3438" w:rsidRDefault="00EB15E1">
      <w:r>
        <w:br/>
        <w:t xml:space="preserve">- line 54: the 20 bp sequence is only 19 bp long (T missing); the authors should specify what they mean by “core RBS”     </w:t>
      </w:r>
    </w:p>
    <w:p w14:paraId="5ED25BD9" w14:textId="32C1B600" w:rsidR="00C6506B" w:rsidRPr="00C6506B" w:rsidRDefault="008B3438">
      <w:pPr>
        <w:rPr>
          <w:b/>
          <w:bCs/>
        </w:rPr>
      </w:pPr>
      <w:r w:rsidRPr="00C6506B">
        <w:rPr>
          <w:b/>
          <w:bCs/>
        </w:rPr>
        <w:t>Add</w:t>
      </w:r>
      <w:r w:rsidR="00C6506B">
        <w:rPr>
          <w:b/>
          <w:bCs/>
        </w:rPr>
        <w:t>ed</w:t>
      </w:r>
      <w:r w:rsidRPr="00C6506B">
        <w:rPr>
          <w:b/>
          <w:bCs/>
        </w:rPr>
        <w:t xml:space="preserve"> the missing T, added core of the RBS </w:t>
      </w:r>
      <w:r w:rsidR="00C6506B" w:rsidRPr="00C6506B">
        <w:rPr>
          <w:b/>
          <w:bCs/>
        </w:rPr>
        <w:t>description:</w:t>
      </w:r>
    </w:p>
    <w:p w14:paraId="15981986" w14:textId="37A54A8C" w:rsidR="008510E4" w:rsidRDefault="002316EA">
      <w:r>
        <w:rPr>
          <w:noProof/>
        </w:rPr>
        <w:drawing>
          <wp:inline distT="0" distB="0" distL="0" distR="0" wp14:anchorId="5B29AD55" wp14:editId="05BF80F7">
            <wp:extent cx="5731510" cy="7200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20090"/>
                    </a:xfrm>
                    <a:prstGeom prst="rect">
                      <a:avLst/>
                    </a:prstGeom>
                  </pic:spPr>
                </pic:pic>
              </a:graphicData>
            </a:graphic>
          </wp:inline>
        </w:drawing>
      </w:r>
      <w:r w:rsidR="00EB15E1">
        <w:br/>
      </w:r>
      <w:r w:rsidR="00EB15E1">
        <w:br/>
        <w:t xml:space="preserve">Page 8: </w:t>
      </w:r>
      <w:r w:rsidR="00EB15E1">
        <w:br/>
        <w:t xml:space="preserve">- line 30: what is the “original, consensus sequence”? </w:t>
      </w:r>
    </w:p>
    <w:p w14:paraId="1627D8A7" w14:textId="2065CA51" w:rsidR="008510E4" w:rsidRPr="008510E4" w:rsidRDefault="008510E4">
      <w:pPr>
        <w:rPr>
          <w:b/>
          <w:bCs/>
        </w:rPr>
      </w:pPr>
      <w:r w:rsidRPr="008510E4">
        <w:rPr>
          <w:b/>
          <w:bCs/>
        </w:rPr>
        <w:t>Corrected from consensus to benchmark.</w:t>
      </w:r>
    </w:p>
    <w:p w14:paraId="729BBE55" w14:textId="04327684" w:rsidR="008510E4" w:rsidRDefault="00EB15E1">
      <w:r>
        <w:br/>
        <w:t xml:space="preserve">- the authors should explain in more detail what the “Bandit-0” dataset is, how it was generated, and why they selected this </w:t>
      </w:r>
    </w:p>
    <w:p w14:paraId="5CFB833E" w14:textId="158FF641" w:rsidR="00D001B1" w:rsidRDefault="00A71A83">
      <w:r w:rsidRPr="004C3038">
        <w:rPr>
          <w:b/>
          <w:bCs/>
        </w:rPr>
        <w:t>In subsection 2.2</w:t>
      </w:r>
      <w:r w:rsidR="66A9F541" w:rsidRPr="004C3038">
        <w:rPr>
          <w:b/>
          <w:bCs/>
        </w:rPr>
        <w:t xml:space="preserve"> </w:t>
      </w:r>
      <w:r w:rsidRPr="004C3038">
        <w:rPr>
          <w:b/>
          <w:bCs/>
        </w:rPr>
        <w:t>we give a brief overview of how</w:t>
      </w:r>
      <w:r w:rsidR="00FA2543">
        <w:rPr>
          <w:b/>
          <w:bCs/>
        </w:rPr>
        <w:t xml:space="preserve"> and why</w:t>
      </w:r>
      <w:r w:rsidRPr="004C3038">
        <w:rPr>
          <w:b/>
          <w:bCs/>
        </w:rPr>
        <w:t xml:space="preserve"> Bandit-0 has been generated with more detailed </w:t>
      </w:r>
      <w:r w:rsidR="00C238DA" w:rsidRPr="004C3038">
        <w:rPr>
          <w:b/>
          <w:bCs/>
        </w:rPr>
        <w:t>explanation available in supplementary materials, see section A.4</w:t>
      </w:r>
      <w:r w:rsidR="00EB15E1">
        <w:br/>
      </w:r>
      <w:r w:rsidR="00EB15E1">
        <w:br/>
        <w:t xml:space="preserve">Page 9: </w:t>
      </w:r>
      <w:r w:rsidR="00EB15E1">
        <w:br/>
        <w:t xml:space="preserve">- the authors should specify the SD sequence they use. Is that the core SD motif AGGAGG put into the context of the “benchmark”? </w:t>
      </w:r>
    </w:p>
    <w:p w14:paraId="4D672D09" w14:textId="0D264084" w:rsidR="2E69D725" w:rsidRDefault="00274981" w:rsidP="324013F5">
      <w:r w:rsidRPr="00B530AC">
        <w:rPr>
          <w:b/>
          <w:bCs/>
        </w:rPr>
        <w:t xml:space="preserve">Description of the Shine-Dalgarno sequence has now been put into text as specified by previous </w:t>
      </w:r>
      <w:r w:rsidR="00B530AC" w:rsidRPr="00B530AC">
        <w:rPr>
          <w:b/>
          <w:bCs/>
        </w:rPr>
        <w:t>answer.</w:t>
      </w:r>
      <w:r w:rsidR="00870839">
        <w:t xml:space="preserve"> </w:t>
      </w:r>
      <w:r w:rsidR="00EB15E1">
        <w:br/>
      </w:r>
      <w:r w:rsidR="00EB15E1">
        <w:br/>
        <w:t xml:space="preserve">Page 13: </w:t>
      </w:r>
      <w:r w:rsidR="00EB15E1">
        <w:br/>
      </w:r>
      <w:r w:rsidR="00EB15E1">
        <w:lastRenderedPageBreak/>
        <w:t xml:space="preserve">- Lines 17 -19: The authors should specify how their approach compares </w:t>
      </w:r>
      <w:proofErr w:type="spellStart"/>
      <w:r w:rsidR="00EB15E1">
        <w:t>favorably</w:t>
      </w:r>
      <w:proofErr w:type="spellEnd"/>
      <w:r w:rsidR="00EB15E1">
        <w:t xml:space="preserve"> to Ref25. In this work, only one round is used in a very simple experimental setup, which none the less leads to about 1000-fold more datapoints.  Here, the authors use multiple rounds and complicated lab automation to generate only a small fraction of the data. The prediction accuracy reached in Ref25 is R^2 greater than 0.9 whereas the authors here reach only 0.27. Therefore, it is unjustified to claim that this work compares favourably to Ref25. Similar arguments may be made for other works in the context of RBSs. </w:t>
      </w:r>
    </w:p>
    <w:p w14:paraId="2A198CB3" w14:textId="029C3CBC" w:rsidR="00986887" w:rsidRPr="00986887" w:rsidRDefault="002C38B0">
      <w:r w:rsidRPr="00A47541">
        <w:rPr>
          <w:b/>
          <w:bCs/>
        </w:rPr>
        <w:t xml:space="preserve">The authors agree that the way </w:t>
      </w:r>
      <w:r w:rsidR="00A47541" w:rsidRPr="00A47541">
        <w:rPr>
          <w:b/>
          <w:bCs/>
        </w:rPr>
        <w:t xml:space="preserve">that comparison has been put into the discussion section </w:t>
      </w:r>
      <w:r w:rsidR="002766E3">
        <w:rPr>
          <w:b/>
          <w:bCs/>
        </w:rPr>
        <w:t>was</w:t>
      </w:r>
      <w:r w:rsidR="00A47541" w:rsidRPr="00A47541">
        <w:rPr>
          <w:b/>
          <w:bCs/>
        </w:rPr>
        <w:t xml:space="preserve"> too simplistic.</w:t>
      </w:r>
      <w:r w:rsidR="00A47541">
        <w:t xml:space="preserve"> </w:t>
      </w:r>
      <w:r w:rsidR="00A47541" w:rsidRPr="0086466D">
        <w:rPr>
          <w:b/>
          <w:bCs/>
        </w:rPr>
        <w:t xml:space="preserve">While it is true that </w:t>
      </w:r>
      <w:r w:rsidR="0086466D" w:rsidRPr="0086466D">
        <w:rPr>
          <w:b/>
          <w:bCs/>
        </w:rPr>
        <w:t xml:space="preserve">the method presented by </w:t>
      </w:r>
      <w:proofErr w:type="spellStart"/>
      <w:r w:rsidR="0086466D" w:rsidRPr="0086466D">
        <w:rPr>
          <w:b/>
          <w:bCs/>
        </w:rPr>
        <w:t>Hollerer</w:t>
      </w:r>
      <w:proofErr w:type="spellEnd"/>
      <w:r w:rsidR="0086466D" w:rsidRPr="0086466D">
        <w:rPr>
          <w:b/>
          <w:bCs/>
        </w:rPr>
        <w:t xml:space="preserve"> </w:t>
      </w:r>
      <w:r w:rsidR="0086466D" w:rsidRPr="0086466D">
        <w:rPr>
          <w:b/>
          <w:bCs/>
          <w:i/>
          <w:iCs/>
        </w:rPr>
        <w:t>et al.</w:t>
      </w:r>
      <w:r w:rsidR="0086466D">
        <w:t xml:space="preserve"> </w:t>
      </w:r>
      <w:r w:rsidR="0086466D" w:rsidRPr="004209A0">
        <w:rPr>
          <w:b/>
          <w:bCs/>
        </w:rPr>
        <w:t>allows for acquisition of thousands of data points, it does rely on NGS</w:t>
      </w:r>
      <w:r w:rsidR="00DD034B">
        <w:rPr>
          <w:b/>
          <w:bCs/>
        </w:rPr>
        <w:t xml:space="preserve"> and its analysis</w:t>
      </w:r>
      <w:r w:rsidR="0086466D" w:rsidRPr="004209A0">
        <w:rPr>
          <w:b/>
          <w:bCs/>
        </w:rPr>
        <w:t xml:space="preserve">, which </w:t>
      </w:r>
      <w:proofErr w:type="gramStart"/>
      <w:r w:rsidR="0086466D" w:rsidRPr="004209A0">
        <w:rPr>
          <w:b/>
          <w:bCs/>
        </w:rPr>
        <w:t>in itself can</w:t>
      </w:r>
      <w:proofErr w:type="gramEnd"/>
      <w:r w:rsidR="0086466D" w:rsidRPr="004209A0">
        <w:rPr>
          <w:b/>
          <w:bCs/>
        </w:rPr>
        <w:t xml:space="preserve"> be </w:t>
      </w:r>
      <w:r w:rsidR="004209A0" w:rsidRPr="004209A0">
        <w:rPr>
          <w:b/>
          <w:bCs/>
        </w:rPr>
        <w:t>also seen as a complicated method.</w:t>
      </w:r>
      <w:r w:rsidR="004209A0">
        <w:t xml:space="preserve"> </w:t>
      </w:r>
      <w:r w:rsidR="004209A0" w:rsidRPr="004209A0">
        <w:rPr>
          <w:b/>
          <w:bCs/>
        </w:rPr>
        <w:t xml:space="preserve">We would also argue that we </w:t>
      </w:r>
      <w:r w:rsidR="00C01635">
        <w:rPr>
          <w:b/>
          <w:bCs/>
        </w:rPr>
        <w:t>have</w:t>
      </w:r>
      <w:r w:rsidR="004209A0" w:rsidRPr="004209A0">
        <w:rPr>
          <w:b/>
          <w:bCs/>
        </w:rPr>
        <w:t xml:space="preserve"> not used complicated methods, merely standard laboratory ones scaled up using automation.</w:t>
      </w:r>
      <w:r w:rsidR="004209A0">
        <w:t xml:space="preserve"> </w:t>
      </w:r>
      <w:r w:rsidR="00366FC2" w:rsidRPr="00986887">
        <w:rPr>
          <w:b/>
          <w:bCs/>
        </w:rPr>
        <w:t xml:space="preserve">We would still argue that our method compares favourably, as it can be used with much smaller data sets and </w:t>
      </w:r>
      <w:r w:rsidR="00986887" w:rsidRPr="00986887">
        <w:rPr>
          <w:b/>
          <w:bCs/>
        </w:rPr>
        <w:t xml:space="preserve">that is usually </w:t>
      </w:r>
      <w:r w:rsidR="00294D33">
        <w:rPr>
          <w:b/>
          <w:bCs/>
        </w:rPr>
        <w:t xml:space="preserve">the </w:t>
      </w:r>
      <w:r w:rsidR="00986887" w:rsidRPr="00986887">
        <w:rPr>
          <w:b/>
          <w:bCs/>
        </w:rPr>
        <w:t>norm when it comes to biological research</w:t>
      </w:r>
      <w:r w:rsidR="00986887" w:rsidRPr="00986887">
        <w:t xml:space="preserve">. </w:t>
      </w:r>
      <w:r w:rsidR="00986887" w:rsidRPr="00294D33">
        <w:rPr>
          <w:b/>
          <w:bCs/>
        </w:rPr>
        <w:t>We have changed the relevant part in the text to better reflect this:</w:t>
      </w:r>
    </w:p>
    <w:p w14:paraId="7E3417E5" w14:textId="2A5E0648" w:rsidR="00527222" w:rsidRDefault="00B43125" w:rsidP="00527222">
      <w:pPr>
        <w:rPr>
          <w:b/>
          <w:bCs/>
        </w:rPr>
      </w:pPr>
      <w:r>
        <w:rPr>
          <w:noProof/>
        </w:rPr>
        <w:drawing>
          <wp:inline distT="0" distB="0" distL="0" distR="0" wp14:anchorId="7423C913" wp14:editId="5BF2A5DC">
            <wp:extent cx="5731510" cy="4578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7835"/>
                    </a:xfrm>
                    <a:prstGeom prst="rect">
                      <a:avLst/>
                    </a:prstGeom>
                  </pic:spPr>
                </pic:pic>
              </a:graphicData>
            </a:graphic>
          </wp:inline>
        </w:drawing>
      </w:r>
      <w:r w:rsidR="00527222" w:rsidRPr="012F91C3">
        <w:rPr>
          <w:b/>
          <w:bCs/>
        </w:rPr>
        <w:t xml:space="preserve">The authors would like to point out that </w:t>
      </w:r>
      <w:proofErr w:type="gramStart"/>
      <w:r w:rsidR="00527222" w:rsidRPr="012F91C3">
        <w:rPr>
          <w:b/>
          <w:bCs/>
        </w:rPr>
        <w:t>as long as</w:t>
      </w:r>
      <w:proofErr w:type="gramEnd"/>
      <w:r w:rsidR="00527222" w:rsidRPr="012F91C3">
        <w:rPr>
          <w:b/>
          <w:bCs/>
        </w:rPr>
        <w:t xml:space="preserve"> the R^2 value is relatively low, it shouldn’t be viewed separately to other metrics shown in the study, especially the Spearman correlation coefficient which shows much higher values.</w:t>
      </w:r>
      <w:r w:rsidR="00527222">
        <w:rPr>
          <w:b/>
          <w:bCs/>
        </w:rPr>
        <w:t xml:space="preserve"> </w:t>
      </w:r>
      <w:r w:rsidR="00527222" w:rsidRPr="70028E2F">
        <w:rPr>
          <w:b/>
          <w:bCs/>
        </w:rPr>
        <w:t xml:space="preserve">When the prediction is used for recommendation tasks </w:t>
      </w:r>
      <w:r w:rsidR="00527222">
        <w:rPr>
          <w:b/>
          <w:bCs/>
        </w:rPr>
        <w:t>like the one</w:t>
      </w:r>
      <w:r w:rsidR="00527222" w:rsidRPr="70028E2F">
        <w:rPr>
          <w:b/>
          <w:bCs/>
        </w:rPr>
        <w:t xml:space="preserve"> considered in this paper, ranking-based metric like </w:t>
      </w:r>
      <w:r w:rsidR="00527222" w:rsidRPr="012F91C3">
        <w:rPr>
          <w:b/>
          <w:bCs/>
        </w:rPr>
        <w:t>Spearman correlation coefficient is</w:t>
      </w:r>
      <w:r w:rsidR="00527222">
        <w:rPr>
          <w:b/>
          <w:bCs/>
        </w:rPr>
        <w:t xml:space="preserve"> a</w:t>
      </w:r>
      <w:r w:rsidR="00527222" w:rsidRPr="012F91C3">
        <w:rPr>
          <w:b/>
          <w:bCs/>
        </w:rPr>
        <w:t xml:space="preserve"> better</w:t>
      </w:r>
      <w:r w:rsidR="00527222" w:rsidRPr="70028E2F">
        <w:rPr>
          <w:b/>
          <w:bCs/>
        </w:rPr>
        <w:t xml:space="preserve"> </w:t>
      </w:r>
      <w:r w:rsidR="00527222" w:rsidRPr="012F91C3">
        <w:rPr>
          <w:b/>
          <w:bCs/>
        </w:rPr>
        <w:t xml:space="preserve">evaluation metric </w:t>
      </w:r>
      <w:r w:rsidR="00527222" w:rsidRPr="012F91C3">
        <w:rPr>
          <w:b/>
          <w:bCs/>
        </w:rPr>
        <w:fldChar w:fldCharType="begin" w:fldLock="1"/>
      </w:r>
      <w:r w:rsidR="00527222" w:rsidRPr="012F91C3">
        <w:rPr>
          <w:b/>
          <w:bCs/>
        </w:rPr>
        <w:instrText>ADDIN CSL_CITATION {"citationItems":[{"id":"ITEM-1","itemData":{"DOI":"10.3390/app9204284","ISSN":"2076-3417","abstract":"Korean people are exposed to stress due to the constant competitive structure caused by rapid industrialization. As a result, there is a need for ways that can effectively manage stress and help improve quality of life. Therefore, this study proposes an activity recommendation model using rank correlation for chronic stress management. Using Spearman&amp;rsquo;s rank correlation coefficient, the proposed model finds the correlations between users&amp;rsquo; Positive Activity for Stress Management (PASM), Negative Activity for Stress Management (NASM), and Perceived Stress Scale (PSS). Spearman&amp;rsquo;s rank correlation coefficient improves the accuracy of recommendations by putting a basic rank value in a missing value to solve the sparsity problem and cold-start problem. For the performance evaluation of the proposed model, F-measure is applied using the average precision and recall after five times of recommendations for 20 users. As a result, the proposed method has better performance than other models, since it recommends activities with the use of the correlation between PASM and NASM. The proposed activity recommendation model for stress management makes it possible to manage user&amp;rsquo;s stress effectively by lowering the user&amp;rsquo;s PSS using correlation.","author":[{"dropping-particle":"","family":"Kang","given":"Ji-Soo","non-dropping-particle":"","parse-names":false,"suffix":""},{"dropping-particle":"","family":"Shin","given":"Dong-Hoon","non-dropping-particle":"","parse-names":false,"suffix":""},{"dropping-particle":"","family":"Baek","given":"Ji-Won","non-dropping-particle":"","parse-names":false,"suffix":""},{"dropping-particle":"","family":"Chung","given":"Kyungyong","non-dropping-particle":"","parse-names":false,"suffix":""}],"container-title":"Applied Sciences","id":"ITEM-1","issue":"20","issued":{"date-parts":[["2019"]]},"title":"Activity Recommendation Model Using Rank Correlation for Chronic Stress Management","type":"article-journal","volume":"9"},"uris":["http://www.mendeley.com/documents/?uuid=e834bb8a-7bcc-43c3-aa71-e2ad3dba8f0d"]},{"id":"ITEM-2","itemData":{"ISSN":"0003-2999","abstract":"Correlation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author":[{"dropping-particle":"","family":"Schober","given":"Patrick","non-dropping-particle":"","parse-names":false,"suffix":""},{"dropping-particle":"","family":"Boer","given":"Christa","non-dropping-particle":"","parse-names":false,"suffix":""},{"dropping-particle":"","family":"Schwarte","given":"Lothar A","non-dropping-particle":"","parse-names":false,"suffix":""}],"container-title":"Anesthesia &amp; Analgesia","id":"ITEM-2","issue":"5","issued":{"date-parts":[["2018"]]},"title":"Correlation Coefficients: Appropriate Use and Interpretation","type":"article-journal","volume":"126"},"uris":["http://www.mendeley.com/documents/?uuid=95643491-a8a7-4389-93c3-7bacc4c7a882"]}],"mendeley":{"formattedCitation":"[10], [11]","plainTextFormattedCitation":"[10], [11]","previouslyFormattedCitation":"[10], [11]"},"properties":{"noteIndex":0},"schema":"https://github.com/citation-style-language/schema/raw/master/csl-citation.json"}</w:instrText>
      </w:r>
      <w:r w:rsidR="00527222" w:rsidRPr="012F91C3">
        <w:rPr>
          <w:b/>
          <w:bCs/>
        </w:rPr>
        <w:fldChar w:fldCharType="separate"/>
      </w:r>
      <w:r w:rsidR="00527222" w:rsidRPr="012F91C3">
        <w:rPr>
          <w:b/>
          <w:bCs/>
          <w:noProof/>
        </w:rPr>
        <w:t>[10], [11]</w:t>
      </w:r>
      <w:r w:rsidR="00527222" w:rsidRPr="012F91C3">
        <w:rPr>
          <w:b/>
          <w:bCs/>
        </w:rPr>
        <w:fldChar w:fldCharType="end"/>
      </w:r>
      <w:r w:rsidR="00527222" w:rsidRPr="012F91C3">
        <w:rPr>
          <w:b/>
          <w:bCs/>
        </w:rPr>
        <w:t xml:space="preserve">. </w:t>
      </w:r>
      <w:r w:rsidR="00527222" w:rsidRPr="70028E2F">
        <w:rPr>
          <w:b/>
          <w:bCs/>
        </w:rPr>
        <w:t xml:space="preserve">Intuitively, in each round, </w:t>
      </w:r>
      <w:proofErr w:type="gramStart"/>
      <w:r w:rsidR="00527222" w:rsidRPr="70028E2F">
        <w:rPr>
          <w:b/>
          <w:bCs/>
        </w:rPr>
        <w:t>as long as</w:t>
      </w:r>
      <w:proofErr w:type="gramEnd"/>
      <w:r w:rsidR="00527222" w:rsidRPr="70028E2F">
        <w:rPr>
          <w:b/>
          <w:bCs/>
        </w:rPr>
        <w:t xml:space="preserve"> we can rank RBS</w:t>
      </w:r>
      <w:r w:rsidR="00527222">
        <w:rPr>
          <w:b/>
          <w:bCs/>
        </w:rPr>
        <w:t>s</w:t>
      </w:r>
      <w:r w:rsidR="00527222" w:rsidRPr="70028E2F">
        <w:rPr>
          <w:b/>
          <w:bCs/>
        </w:rPr>
        <w:t xml:space="preserve"> properly and distinguish RBS sequences with high </w:t>
      </w:r>
      <w:r w:rsidR="00527222">
        <w:rPr>
          <w:b/>
          <w:bCs/>
        </w:rPr>
        <w:t>from the ones with</w:t>
      </w:r>
      <w:r w:rsidR="00527222" w:rsidRPr="70028E2F">
        <w:rPr>
          <w:b/>
          <w:bCs/>
        </w:rPr>
        <w:t xml:space="preserve"> low TIRs, we can recommend RBS</w:t>
      </w:r>
      <w:r w:rsidR="00527222">
        <w:rPr>
          <w:b/>
          <w:bCs/>
        </w:rPr>
        <w:t xml:space="preserve"> </w:t>
      </w:r>
      <w:r w:rsidR="00527222" w:rsidRPr="70028E2F">
        <w:rPr>
          <w:b/>
          <w:bCs/>
        </w:rPr>
        <w:t>sequences</w:t>
      </w:r>
      <w:r w:rsidR="00527222">
        <w:rPr>
          <w:b/>
          <w:bCs/>
        </w:rPr>
        <w:t xml:space="preserve"> exploitatively</w:t>
      </w:r>
      <w:r w:rsidR="00527222" w:rsidRPr="70028E2F">
        <w:rPr>
          <w:b/>
          <w:bCs/>
        </w:rPr>
        <w:t xml:space="preserve">, </w:t>
      </w:r>
      <w:r w:rsidR="00527222">
        <w:rPr>
          <w:b/>
          <w:bCs/>
        </w:rPr>
        <w:t>even if</w:t>
      </w:r>
      <w:r w:rsidR="00527222" w:rsidRPr="70028E2F">
        <w:rPr>
          <w:b/>
          <w:bCs/>
        </w:rPr>
        <w:t xml:space="preserve"> the true label</w:t>
      </w:r>
      <w:r w:rsidR="00527222">
        <w:rPr>
          <w:b/>
          <w:bCs/>
        </w:rPr>
        <w:t xml:space="preserve"> is not predicted with high precision</w:t>
      </w:r>
      <w:r w:rsidR="00527222" w:rsidRPr="70028E2F">
        <w:rPr>
          <w:b/>
          <w:bCs/>
        </w:rPr>
        <w:t xml:space="preserve">. Other machine learning methods used in synthetic biology </w:t>
      </w:r>
      <w:r w:rsidR="00527222">
        <w:rPr>
          <w:b/>
          <w:bCs/>
        </w:rPr>
        <w:t xml:space="preserve">on small data-sets </w:t>
      </w:r>
      <w:r w:rsidR="00527222" w:rsidRPr="70028E2F">
        <w:rPr>
          <w:b/>
          <w:bCs/>
        </w:rPr>
        <w:t xml:space="preserve">were also shown to produce useful recommendations despite low R^2 values </w:t>
      </w:r>
      <w:r w:rsidR="00527222" w:rsidRPr="70028E2F">
        <w:rPr>
          <w:b/>
          <w:bCs/>
        </w:rPr>
        <w:fldChar w:fldCharType="begin" w:fldLock="1"/>
      </w:r>
      <w:r w:rsidR="00527222">
        <w:rPr>
          <w:b/>
          <w:bCs/>
        </w:rPr>
        <w:instrText>ADDIN CSL_CITATION {"citationItems":[{"id":"ITEM-1","itemData":{"DOI":"10.1021/acssynbio.9b00020","author":[{"dropping-particle":"","family":"Opgenorth","given":"Paul","non-dropping-particle":"","parse-names":false,"suffix":""},{"dropping-particle":"","family":"Costello","given":"Zak","non-dropping-particle":"","parse-names":false,"suffix":""},{"dropping-particle":"","family":"Okada","given":"Takuya","non-dropping-particle":"","parse-names":false,"suffix":""},{"dropping-particle":"","family":"Goyal","given":"Garima","non-dropping-particle":"","parse-names":false,"suffix":""},{"dropping-particle":"","family":"Chen","given":"Yan","non-dropping-particle":"","parse-names":false,"suffix":""},{"dropping-particle":"","family":"Gin","given":"Jennifer","non-dropping-particle":"","parse-names":false,"suffix":""},{"dropping-particle":"","family":"Benites","given":"Veronica","non-dropping-particle":"","parse-names":false,"suffix":""},{"dropping-particle":"","family":"Raad","given":"Markus","non-dropping-particle":"de","parse-names":false,"suffix":""},{"dropping-particle":"","family":"Northen","given":"Trent R","non-dropping-particle":"","parse-names":false,"suffix":""},{"dropping-particle":"","family":"Deng","given":"Kai","non-dropping-particle":"","parse-names":false,"suffix":""},{"dropping-particle":"","family":"Deutsch","given":"Samuel","non-dropping-particle":"","parse-names":false,"suffix":""},{"dropping-particle":"","family":"Baidoo","given":"Edward E K","non-dropping-particle":"","parse-names":false,"suffix":""},{"dropping-particle":"","family":"Petzold","given":"Christopher J","non-dropping-particle":"","parse-names":false,"suffix":""},{"dropping-particle":"","family":"Hillson","given":"Nathan J","non-dropping-particle":"","parse-names":false,"suffix":""},{"dropping-particle":"","family":"Garcia Martin","given":"Hector","non-dropping-particle":"","parse-names":false,"suffix":""},{"dropping-particle":"","family":"Beller","given":"Harry R","non-dropping-particle":"","parse-names":false,"suffix":""}],"container-title":"ACS Synthetic Biology","id":"ITEM-1","issue":"6","issued":{"date-parts":[["2019","6","21"]]},"note":"doi: 10.1021/acssynbio.9b00020","page":"1337-1351","publisher":"American Chemical Society","title":"Lessons from Two Design–Build–Test–Learn Cycles of Dodecanol Production in Escherichia coli Aided by Machine Learning","type":"article-journal","volume":"8"},"uris":["http://www.mendeley.com/documents/?uuid=bda556fa-5ae4-4471-9a29-8ddae25a24d5"]},{"id":"ITEM-2","itemData":{"DOI":"10.1038/s41467-020-18008-4","ISSN":"2041-1723","abstract":"Synthetic biology allows us to bioengineer cells to synthesize novel valuable molecules such as renewable biofuels or anticancer drugs. However, traditional synthetic biology approaches involve ad-hoc engineering practices, which lead to long development times. Here, we present the Automated Recommendation Tool (ART), a tool that leverages machine learning and probabilistic modeling techniques to guide synthetic biology in a systematic fashion, without the need for a full mechanistic understanding of the biological system. Using sampling-based optimization, ART provides a set of recommended strains to be built in the next engineering cycle, alongside probabilistic predictions of their production levels. We demonstrate the capabilities of ART on simulated data sets, as well as experimental data from real metabolic engineering projects producing renewable biofuels, hoppy flavored beer without hops, fatty acids, and tryptophan. Finally, we discuss the limitations of this approach, and the practical consequences of the underlying assumptions failing.","author":[{"dropping-particle":"","family":"Radivojević","given":"Tijana","non-dropping-particle":"","parse-names":false,"suffix":""},{"dropping-particle":"","family":"Costello","given":"Zak","non-dropping-particle":"","parse-names":false,"suffix":""},{"dropping-particle":"","family":"Workman","given":"Kenneth","non-dropping-particle":"","parse-names":false,"suffix":""},{"dropping-particle":"","family":"Garcia Martin","given":"Hector","non-dropping-particle":"","parse-names":false,"suffix":""}],"container-title":"Nature Communications","id":"ITEM-2","issue":"1","issued":{"date-parts":[["2020"]]},"page":"4879","title":"A machine learning Automated Recommendation Tool for synthetic biology","type":"article-journal","volume":"11"},"uris":["http://www.mendeley.com/documents/?uuid=49d01422-3ac0-44c4-abf3-ab4abb130d59"]}],"mendeley":{"formattedCitation":"[4], [12]","plainTextFormattedCitation":"[4], [12]","previouslyFormattedCitation":"[4], [12]"},"properties":{"noteIndex":0},"schema":"https://github.com/citation-style-language/schema/raw/master/csl-citation.json"}</w:instrText>
      </w:r>
      <w:r w:rsidR="00527222" w:rsidRPr="70028E2F">
        <w:rPr>
          <w:b/>
          <w:bCs/>
        </w:rPr>
        <w:fldChar w:fldCharType="separate"/>
      </w:r>
      <w:r w:rsidR="00527222" w:rsidRPr="70028E2F">
        <w:rPr>
          <w:b/>
          <w:bCs/>
          <w:noProof/>
        </w:rPr>
        <w:t>[4], [12]</w:t>
      </w:r>
      <w:r w:rsidR="00527222" w:rsidRPr="70028E2F">
        <w:rPr>
          <w:b/>
          <w:bCs/>
        </w:rPr>
        <w:fldChar w:fldCharType="end"/>
      </w:r>
      <w:r w:rsidR="00527222" w:rsidRPr="60163789">
        <w:rPr>
          <w:b/>
          <w:bCs/>
        </w:rPr>
        <w:t>. We have updated our Discussion section to reflect these additional points.</w:t>
      </w:r>
    </w:p>
    <w:p w14:paraId="5E96F268" w14:textId="5FDE67B5" w:rsidR="00527222" w:rsidRDefault="00527222" w:rsidP="00527222">
      <w:pPr>
        <w:rPr>
          <w:b/>
          <w:bCs/>
          <w:highlight w:val="yellow"/>
        </w:rPr>
      </w:pPr>
      <w:r>
        <w:rPr>
          <w:noProof/>
        </w:rPr>
        <w:drawing>
          <wp:inline distT="0" distB="0" distL="0" distR="0" wp14:anchorId="723D621E" wp14:editId="37EA1129">
            <wp:extent cx="5724525" cy="1335680"/>
            <wp:effectExtent l="0" t="0" r="254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24525" cy="1335680"/>
                    </a:xfrm>
                    <a:prstGeom prst="rect">
                      <a:avLst/>
                    </a:prstGeom>
                  </pic:spPr>
                </pic:pic>
              </a:graphicData>
            </a:graphic>
          </wp:inline>
        </w:drawing>
      </w:r>
    </w:p>
    <w:p w14:paraId="781FE1B7" w14:textId="7EC39978" w:rsidR="0056429E" w:rsidRDefault="00EB15E1">
      <w:r>
        <w:br/>
        <w:t xml:space="preserve">Reviewer: 2 </w:t>
      </w:r>
      <w:r>
        <w:br/>
        <w:t>without review: I have some comments/questions (see attached file) which, if addressed, I believe would improve the clarity of the manuscript</w:t>
      </w:r>
      <w:r w:rsidR="0056429E">
        <w:t>:</w:t>
      </w:r>
    </w:p>
    <w:p w14:paraId="51C5BCD3" w14:textId="3B748D0A" w:rsidR="00FC2AAE" w:rsidRDefault="00FC2AAE" w:rsidP="00FC2AAE">
      <w:r>
        <w:t xml:space="preserve">1. It is not completely clear from the beginning what do the authors refer to with the term Bandit and what with Round. It might be helpful to explain it somewhere in the beginning of Section2.2.  </w:t>
      </w:r>
      <w:proofErr w:type="gramStart"/>
      <w:r>
        <w:t>It  would</w:t>
      </w:r>
      <w:proofErr w:type="gramEnd"/>
      <w:r>
        <w:t xml:space="preserve"> also be advisable to clarify that Round refers to DBTL round and use either “round” or “Round” throughout the paper.</w:t>
      </w:r>
    </w:p>
    <w:p w14:paraId="77009EC2" w14:textId="37A91CA2" w:rsidR="00872999" w:rsidRDefault="001739ED" w:rsidP="00FC2AAE">
      <w:pPr>
        <w:rPr>
          <w:b/>
          <w:bCs/>
        </w:rPr>
      </w:pPr>
      <w:r w:rsidRPr="001739ED">
        <w:rPr>
          <w:b/>
          <w:bCs/>
        </w:rPr>
        <w:t xml:space="preserve">The authors have </w:t>
      </w:r>
      <w:r>
        <w:rPr>
          <w:b/>
          <w:bCs/>
        </w:rPr>
        <w:t xml:space="preserve">clarified the terms in section 2.2 and unified them throughout the text </w:t>
      </w:r>
      <w:r w:rsidR="007C5D7A">
        <w:rPr>
          <w:b/>
          <w:bCs/>
        </w:rPr>
        <w:t xml:space="preserve">following this suggestion. </w:t>
      </w:r>
      <w:r w:rsidR="00503EFA">
        <w:rPr>
          <w:b/>
          <w:bCs/>
        </w:rPr>
        <w:t xml:space="preserve">The </w:t>
      </w:r>
      <w:r w:rsidR="00F05089">
        <w:rPr>
          <w:b/>
          <w:bCs/>
        </w:rPr>
        <w:t>second paragraph of section 2.2 now reads:</w:t>
      </w:r>
    </w:p>
    <w:p w14:paraId="6DBC4F63" w14:textId="5F86354E" w:rsidR="00BB7CDA" w:rsidRDefault="00AF4CBB" w:rsidP="00FC2AAE">
      <w:pPr>
        <w:rPr>
          <w:b/>
          <w:bCs/>
        </w:rPr>
      </w:pPr>
      <w:r>
        <w:rPr>
          <w:noProof/>
        </w:rPr>
        <w:lastRenderedPageBreak/>
        <w:drawing>
          <wp:inline distT="0" distB="0" distL="0" distR="0" wp14:anchorId="3AB7E0C1" wp14:editId="2C3293B5">
            <wp:extent cx="5731510" cy="8089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08990"/>
                    </a:xfrm>
                    <a:prstGeom prst="rect">
                      <a:avLst/>
                    </a:prstGeom>
                  </pic:spPr>
                </pic:pic>
              </a:graphicData>
            </a:graphic>
          </wp:inline>
        </w:drawing>
      </w:r>
    </w:p>
    <w:p w14:paraId="23915D11" w14:textId="19176DEC" w:rsidR="00FC2AAE" w:rsidRDefault="00FC2AAE" w:rsidP="00FC2AAE">
      <w:r>
        <w:t xml:space="preserve">2. Section 2.2.1 – Please clarify how TIR is calculated, </w:t>
      </w:r>
      <w:proofErr w:type="gramStart"/>
      <w:r>
        <w:t>in particular the</w:t>
      </w:r>
      <w:proofErr w:type="gramEnd"/>
      <w:r>
        <w:t xml:space="preserve"> derivative part.  An</w:t>
      </w:r>
      <w:r w:rsidR="00DB71A0">
        <w:t xml:space="preserve"> </w:t>
      </w:r>
      <w:r>
        <w:t>expression in a formula may be helpful.</w:t>
      </w:r>
    </w:p>
    <w:p w14:paraId="32E0ABC9" w14:textId="53AD11B7" w:rsidR="00A13ED4" w:rsidRPr="00F26373" w:rsidRDefault="00F00BC1" w:rsidP="00FC2AAE">
      <w:pPr>
        <w:rPr>
          <w:b/>
          <w:bCs/>
        </w:rPr>
      </w:pPr>
      <w:r>
        <w:rPr>
          <w:b/>
          <w:bCs/>
        </w:rPr>
        <w:t xml:space="preserve">The TIR formula has been incorrectly </w:t>
      </w:r>
      <w:r w:rsidR="0026723F">
        <w:rPr>
          <w:b/>
          <w:bCs/>
        </w:rPr>
        <w:t xml:space="preserve">called a derivative in the original text. This has now been corrected and </w:t>
      </w:r>
      <w:r w:rsidR="00D7691B" w:rsidRPr="00F26373">
        <w:rPr>
          <w:b/>
          <w:bCs/>
        </w:rPr>
        <w:t>the relevant section</w:t>
      </w:r>
      <w:r w:rsidR="00F150E6">
        <w:rPr>
          <w:b/>
          <w:bCs/>
        </w:rPr>
        <w:t xml:space="preserve"> </w:t>
      </w:r>
      <w:r w:rsidR="00D7691B" w:rsidRPr="00F26373">
        <w:rPr>
          <w:b/>
          <w:bCs/>
        </w:rPr>
        <w:t>now reads:</w:t>
      </w:r>
    </w:p>
    <w:p w14:paraId="602FACA6" w14:textId="6BC5C6BF" w:rsidR="00D7691B" w:rsidRDefault="00F55AF3" w:rsidP="00FC2AAE">
      <w:r>
        <w:rPr>
          <w:noProof/>
        </w:rPr>
        <w:drawing>
          <wp:inline distT="0" distB="0" distL="0" distR="0" wp14:anchorId="1D668C78" wp14:editId="26F92072">
            <wp:extent cx="5731510" cy="14224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22400"/>
                    </a:xfrm>
                    <a:prstGeom prst="rect">
                      <a:avLst/>
                    </a:prstGeom>
                  </pic:spPr>
                </pic:pic>
              </a:graphicData>
            </a:graphic>
          </wp:inline>
        </w:drawing>
      </w:r>
    </w:p>
    <w:p w14:paraId="59492B9B" w14:textId="77777777" w:rsidR="00F150E6" w:rsidRDefault="00FC2AAE" w:rsidP="00FC2AAE">
      <w:pPr>
        <w:rPr>
          <w:noProof/>
        </w:rPr>
      </w:pPr>
      <w:r>
        <w:t>3. Section 2.2.2 – The authors introduce their GPR approach and define the design space of 20-base RBS sequences. This may be misleading, as it turns out the design space for the algorithm is consisting of 6-base long sequences, which is explained at the end of Section 3.1. Only the BPS-NC, BPS-C, UNI, PPM methods consider 20-bp sequences, not the GPR approach that is employed for generating recommendations.</w:t>
      </w:r>
      <w:r w:rsidR="00F150E6" w:rsidRPr="00F150E6">
        <w:rPr>
          <w:noProof/>
        </w:rPr>
        <w:t xml:space="preserve"> </w:t>
      </w:r>
    </w:p>
    <w:p w14:paraId="671AC49B" w14:textId="26462405" w:rsidR="00F150E6" w:rsidRPr="00F26373" w:rsidRDefault="00F150E6" w:rsidP="00F150E6">
      <w:pPr>
        <w:rPr>
          <w:b/>
          <w:bCs/>
        </w:rPr>
      </w:pPr>
      <w:r w:rsidRPr="00F26373">
        <w:rPr>
          <w:b/>
          <w:bCs/>
        </w:rPr>
        <w:t>The authors have updated the relevant section</w:t>
      </w:r>
      <w:r>
        <w:rPr>
          <w:b/>
          <w:bCs/>
        </w:rPr>
        <w:t xml:space="preserve"> following this suggestion</w:t>
      </w:r>
      <w:r w:rsidRPr="00F26373">
        <w:rPr>
          <w:b/>
          <w:bCs/>
        </w:rPr>
        <w:t xml:space="preserve"> and now it reads:</w:t>
      </w:r>
    </w:p>
    <w:p w14:paraId="0D5F89F8" w14:textId="059C53D8" w:rsidR="00FC2AAE" w:rsidRDefault="00F150E6" w:rsidP="00FC2AAE">
      <w:r>
        <w:rPr>
          <w:noProof/>
        </w:rPr>
        <w:drawing>
          <wp:inline distT="0" distB="0" distL="0" distR="0" wp14:anchorId="52758C0F" wp14:editId="0B6144CF">
            <wp:extent cx="5731510" cy="6324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32460"/>
                    </a:xfrm>
                    <a:prstGeom prst="rect">
                      <a:avLst/>
                    </a:prstGeom>
                  </pic:spPr>
                </pic:pic>
              </a:graphicData>
            </a:graphic>
          </wp:inline>
        </w:drawing>
      </w:r>
    </w:p>
    <w:p w14:paraId="1C3C31E7" w14:textId="6625682E" w:rsidR="00023BE9" w:rsidRDefault="7D1EA3F2" w:rsidP="00FC2AAE">
      <w:r>
        <w:t xml:space="preserve">4. Page 4, line 32 – The assumption on the unknown mean and variance </w:t>
      </w:r>
      <w:proofErr w:type="gramStart"/>
      <w:r>
        <w:t>is in contrast to</w:t>
      </w:r>
      <w:proofErr w:type="gramEnd"/>
      <w:r>
        <w:t xml:space="preserve"> the one given in Supplementary, where a zero mean is assumed. It also turns out that</w:t>
      </w:r>
      <w:r w:rsidR="795D9ECD">
        <w:t xml:space="preserve"> </w:t>
      </w:r>
      <w:r>
        <w:t>α</w:t>
      </w:r>
      <w:r w:rsidR="795D9ECD">
        <w:t xml:space="preserve"> </w:t>
      </w:r>
      <w:r>
        <w:t>is the noise</w:t>
      </w:r>
      <w:r w:rsidR="795D9ECD">
        <w:t xml:space="preserve"> </w:t>
      </w:r>
      <w:r>
        <w:t>standard deviation, mentioned at the end of the section. Please clarify. I’d also suggest to clearly</w:t>
      </w:r>
      <w:r w:rsidR="795D9ECD">
        <w:t xml:space="preserve"> </w:t>
      </w:r>
      <w:r>
        <w:t>define</w:t>
      </w:r>
      <w:r w:rsidR="7B4DB6A4">
        <w:t xml:space="preserve"> </w:t>
      </w:r>
      <w:proofErr w:type="spellStart"/>
      <w:r>
        <w:t>yi</w:t>
      </w:r>
      <w:proofErr w:type="spellEnd"/>
      <w:r w:rsidR="795D9ECD">
        <w:t xml:space="preserve"> </w:t>
      </w:r>
      <w:r>
        <w:t>(observations, labels).</w:t>
      </w:r>
    </w:p>
    <w:p w14:paraId="12B5CC22" w14:textId="4B4AEFCB" w:rsidR="7BB3B21E" w:rsidRPr="008469E8" w:rsidRDefault="449127B4" w:rsidP="008469E8">
      <w:pPr>
        <w:spacing w:line="240" w:lineRule="exact"/>
        <w:rPr>
          <w:b/>
          <w:bCs/>
        </w:rPr>
      </w:pPr>
      <w:r w:rsidRPr="001F684B">
        <w:rPr>
          <w:b/>
          <w:bCs/>
        </w:rPr>
        <w:t xml:space="preserve">We </w:t>
      </w:r>
      <w:commentRangeStart w:id="4"/>
      <w:r w:rsidRPr="001F684B">
        <w:rPr>
          <w:b/>
          <w:bCs/>
        </w:rPr>
        <w:t>assume</w:t>
      </w:r>
      <w:r w:rsidR="001F684B" w:rsidRPr="001F684B">
        <w:rPr>
          <w:b/>
          <w:bCs/>
        </w:rPr>
        <w:t xml:space="preserve"> that</w:t>
      </w:r>
      <w:r w:rsidRPr="001F684B">
        <w:rPr>
          <w:b/>
          <w:bCs/>
        </w:rPr>
        <w:t xml:space="preserve"> the unknown reward </w:t>
      </w:r>
      <w:commentRangeEnd w:id="4"/>
      <w:r w:rsidR="00A75C99">
        <w:rPr>
          <w:rStyle w:val="CommentReference"/>
        </w:rPr>
        <w:commentReference w:id="4"/>
      </w:r>
      <w:r w:rsidRPr="001F684B">
        <w:rPr>
          <w:b/>
          <w:bCs/>
        </w:rPr>
        <w:t xml:space="preserve">function is sampled from a Gaussian </w:t>
      </w:r>
      <w:r w:rsidR="006A47EC">
        <w:rPr>
          <w:b/>
          <w:bCs/>
        </w:rPr>
        <w:t>P</w:t>
      </w:r>
      <w:r w:rsidRPr="001F684B">
        <w:rPr>
          <w:b/>
          <w:bCs/>
        </w:rPr>
        <w:t xml:space="preserve">rocess (GP), where </w:t>
      </w:r>
      <w:r w:rsidR="0062005F">
        <w:rPr>
          <w:b/>
          <w:bCs/>
        </w:rPr>
        <w:t xml:space="preserve">the </w:t>
      </w:r>
      <w:r w:rsidRPr="001F684B">
        <w:rPr>
          <w:b/>
          <w:bCs/>
        </w:rPr>
        <w:t xml:space="preserve">GP is specified by its mean function and covariance function. In appendix, we introduced GP regression conditioned on observed samples. The posterior mean and </w:t>
      </w:r>
      <w:r w:rsidR="008469E8" w:rsidRPr="001F684B">
        <w:rPr>
          <w:b/>
          <w:bCs/>
        </w:rPr>
        <w:t>covariance</w:t>
      </w:r>
      <w:r w:rsidRPr="001F684B">
        <w:rPr>
          <w:b/>
          <w:bCs/>
        </w:rPr>
        <w:t xml:space="preserve"> function was introduced with the assumption the mean function is zero, following [</w:t>
      </w:r>
      <w:r w:rsidR="64A498E3" w:rsidRPr="001F684B">
        <w:rPr>
          <w:b/>
          <w:bCs/>
        </w:rPr>
        <w:t>27</w:t>
      </w:r>
      <w:r w:rsidRPr="001F684B">
        <w:rPr>
          <w:b/>
          <w:bCs/>
        </w:rPr>
        <w:t>]. The posterior predictions for non-zero mean case can be inferred from the zero mean case trivially. To avoid the confusion, we change the appendix to include the prediction for all cases (including non-zero mean functions).</w:t>
      </w:r>
    </w:p>
    <w:p w14:paraId="4BC1FD33" w14:textId="77777777" w:rsidR="00101100" w:rsidRPr="00101100" w:rsidRDefault="00FC2AAE" w:rsidP="00101100">
      <w:r>
        <w:t>5. Page 4, line 38 – The posterior mean and standard deviation, of what? Please say explicitly.</w:t>
      </w:r>
    </w:p>
    <w:p w14:paraId="3DF263EA" w14:textId="35DF68F7" w:rsidR="509D3E02" w:rsidRDefault="0049044B" w:rsidP="0177422A">
      <w:r>
        <w:rPr>
          <w:b/>
        </w:rPr>
        <w:t>We have updated our text to reflect this:</w:t>
      </w:r>
    </w:p>
    <w:p w14:paraId="744D7C51" w14:textId="47D24A16" w:rsidR="0015559F" w:rsidRPr="0015559F" w:rsidRDefault="00367373" w:rsidP="0015559F">
      <w:r>
        <w:rPr>
          <w:noProof/>
        </w:rPr>
        <w:lastRenderedPageBreak/>
        <w:drawing>
          <wp:inline distT="0" distB="0" distL="0" distR="0" wp14:anchorId="1B1F65FB" wp14:editId="1E97FD04">
            <wp:extent cx="5731510" cy="4794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79425"/>
                    </a:xfrm>
                    <a:prstGeom prst="rect">
                      <a:avLst/>
                    </a:prstGeom>
                  </pic:spPr>
                </pic:pic>
              </a:graphicData>
            </a:graphic>
          </wp:inline>
        </w:drawing>
      </w:r>
      <w:r>
        <w:t xml:space="preserve"> </w:t>
      </w:r>
      <w:r w:rsidR="00FC2AAE">
        <w:t xml:space="preserve">6. Page 5, last paragraph – I suggest </w:t>
      </w:r>
      <w:proofErr w:type="gramStart"/>
      <w:r w:rsidR="00FC2AAE">
        <w:t>to be</w:t>
      </w:r>
      <w:proofErr w:type="gramEnd"/>
      <w:r w:rsidR="00FC2AAE">
        <w:t xml:space="preserve"> more strict in using the term observation. For example,</w:t>
      </w:r>
      <w:r w:rsidR="00ED7F35">
        <w:t xml:space="preserve"> </w:t>
      </w:r>
      <w:r w:rsidR="00FC2AAE">
        <w:t>it is used both in “observed points (</w:t>
      </w:r>
      <w:proofErr w:type="gramStart"/>
      <w:r w:rsidR="00FC2AAE">
        <w:t>i.e.</w:t>
      </w:r>
      <w:proofErr w:type="gramEnd"/>
      <w:r w:rsidR="00FC2AAE">
        <w:t xml:space="preserve"> features)” and “true label, i.e. observation”.</w:t>
      </w:r>
    </w:p>
    <w:p w14:paraId="4C22E560" w14:textId="335257B5" w:rsidR="3A24038A" w:rsidRPr="00B0796C" w:rsidRDefault="007424CA" w:rsidP="648869FF">
      <w:pPr>
        <w:rPr>
          <w:b/>
        </w:rPr>
      </w:pPr>
      <w:r>
        <w:rPr>
          <w:b/>
        </w:rPr>
        <w:t>We have revised the text to</w:t>
      </w:r>
      <w:r w:rsidR="3A24038A" w:rsidRPr="00B0796C">
        <w:rPr>
          <w:b/>
        </w:rPr>
        <w:t xml:space="preserve"> </w:t>
      </w:r>
      <w:r w:rsidR="00B0796C">
        <w:rPr>
          <w:b/>
        </w:rPr>
        <w:t>denote</w:t>
      </w:r>
      <w:r w:rsidR="3A24038A" w:rsidRPr="00B0796C">
        <w:rPr>
          <w:b/>
        </w:rPr>
        <w:t xml:space="preserve"> RBS </w:t>
      </w:r>
      <w:r w:rsidR="00B0796C" w:rsidRPr="00B0796C">
        <w:rPr>
          <w:b/>
        </w:rPr>
        <w:t>sequences</w:t>
      </w:r>
      <w:r w:rsidR="3A24038A" w:rsidRPr="00B0796C">
        <w:rPr>
          <w:b/>
        </w:rPr>
        <w:t xml:space="preserve"> as “features” and </w:t>
      </w:r>
      <w:r w:rsidR="57A2ED5B" w:rsidRPr="00B0796C">
        <w:rPr>
          <w:b/>
        </w:rPr>
        <w:t xml:space="preserve">TIR as “label” to avoid confusion. The “observed” </w:t>
      </w:r>
      <w:r w:rsidR="00B40D0F">
        <w:rPr>
          <w:b/>
        </w:rPr>
        <w:t>is now</w:t>
      </w:r>
      <w:r w:rsidR="57A2ED5B" w:rsidRPr="00B0796C">
        <w:rPr>
          <w:b/>
        </w:rPr>
        <w:t xml:space="preserve"> only used for </w:t>
      </w:r>
      <w:r w:rsidR="00B40D0F">
        <w:rPr>
          <w:b/>
        </w:rPr>
        <w:t xml:space="preserve">describing </w:t>
      </w:r>
      <w:r w:rsidR="5ABBD162" w:rsidRPr="00B0796C">
        <w:rPr>
          <w:b/>
        </w:rPr>
        <w:t>the</w:t>
      </w:r>
      <w:r w:rsidR="57A2ED5B" w:rsidRPr="00B0796C">
        <w:rPr>
          <w:b/>
        </w:rPr>
        <w:t xml:space="preserve"> </w:t>
      </w:r>
      <w:r w:rsidR="5ABBD162" w:rsidRPr="00B0796C">
        <w:rPr>
          <w:b/>
        </w:rPr>
        <w:t xml:space="preserve">status, </w:t>
      </w:r>
      <w:proofErr w:type="gramStart"/>
      <w:r w:rsidR="5ABBD162" w:rsidRPr="00B0796C">
        <w:rPr>
          <w:b/>
          <w:bCs/>
        </w:rPr>
        <w:t>i</w:t>
      </w:r>
      <w:r w:rsidR="5ABBD162" w:rsidRPr="00B0796C">
        <w:rPr>
          <w:b/>
        </w:rPr>
        <w:t>.e.</w:t>
      </w:r>
      <w:proofErr w:type="gramEnd"/>
      <w:r w:rsidR="57A2ED5B" w:rsidRPr="00B0796C">
        <w:rPr>
          <w:b/>
        </w:rPr>
        <w:t xml:space="preserve"> whether we </w:t>
      </w:r>
      <w:r w:rsidR="00B0796C">
        <w:rPr>
          <w:b/>
        </w:rPr>
        <w:t>have tested the relevant sequences</w:t>
      </w:r>
      <w:r w:rsidR="57A2ED5B" w:rsidRPr="00B0796C">
        <w:rPr>
          <w:b/>
        </w:rPr>
        <w:t xml:space="preserve">. </w:t>
      </w:r>
    </w:p>
    <w:p w14:paraId="33D033CB" w14:textId="286E0E5F" w:rsidR="00237C96" w:rsidRDefault="00FC2AAE" w:rsidP="00FC2AAE">
      <w:r>
        <w:t>7. Page 5, last paragraph – Given the batch approach for generating recommendations, it would be</w:t>
      </w:r>
      <w:r w:rsidR="00014EE6">
        <w:t xml:space="preserve"> </w:t>
      </w:r>
      <w:r>
        <w:t>useful to clarify whether the training should be, or not, performed for each point in the batch,</w:t>
      </w:r>
      <w:r w:rsidR="00AA0E71">
        <w:t xml:space="preserve"> </w:t>
      </w:r>
      <w:proofErr w:type="gramStart"/>
      <w:r>
        <w:t>i.e.</w:t>
      </w:r>
      <w:proofErr w:type="gramEnd"/>
      <w:r>
        <w:t xml:space="preserve"> 90 times, so to calculate predicted standard deviation and update the UCB score.</w:t>
      </w:r>
    </w:p>
    <w:p w14:paraId="285473AC" w14:textId="379BD874" w:rsidR="3EDD9C65" w:rsidRDefault="003732DF" w:rsidP="10E9F83E">
      <w:pPr>
        <w:rPr>
          <w:b/>
        </w:rPr>
      </w:pPr>
      <w:r>
        <w:rPr>
          <w:b/>
        </w:rPr>
        <w:t>W</w:t>
      </w:r>
      <w:r w:rsidR="005159C5">
        <w:rPr>
          <w:b/>
        </w:rPr>
        <w:t xml:space="preserve">e </w:t>
      </w:r>
      <w:r w:rsidR="00932F52">
        <w:rPr>
          <w:b/>
        </w:rPr>
        <w:t>have updated the</w:t>
      </w:r>
      <w:r w:rsidR="005159C5">
        <w:rPr>
          <w:b/>
        </w:rPr>
        <w:t xml:space="preserve"> </w:t>
      </w:r>
      <w:r w:rsidR="005159C5" w:rsidRPr="005159C5">
        <w:rPr>
          <w:b/>
        </w:rPr>
        <w:t xml:space="preserve">Recommendation: Batch Upper Confidence Bound Bandit </w:t>
      </w:r>
      <w:r w:rsidR="005159C5">
        <w:rPr>
          <w:b/>
        </w:rPr>
        <w:t>subsection of the manuscript</w:t>
      </w:r>
      <w:r w:rsidR="00932F52">
        <w:rPr>
          <w:b/>
        </w:rPr>
        <w:t xml:space="preserve"> to read</w:t>
      </w:r>
      <w:r w:rsidR="00DF103C">
        <w:rPr>
          <w:b/>
        </w:rPr>
        <w:t xml:space="preserve"> to better explain this point</w:t>
      </w:r>
      <w:r w:rsidR="005159C5">
        <w:rPr>
          <w:b/>
        </w:rPr>
        <w:t xml:space="preserve">: </w:t>
      </w:r>
    </w:p>
    <w:p w14:paraId="07E14B32" w14:textId="65BC0A02" w:rsidR="006663CA" w:rsidRPr="00472D6A" w:rsidRDefault="00932F52" w:rsidP="10E9F83E">
      <w:pPr>
        <w:rPr>
          <w:b/>
        </w:rPr>
      </w:pPr>
      <w:r>
        <w:rPr>
          <w:noProof/>
        </w:rPr>
        <w:drawing>
          <wp:inline distT="0" distB="0" distL="0" distR="0" wp14:anchorId="79D8E1F7" wp14:editId="7AE6000E">
            <wp:extent cx="5731510" cy="6667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66750"/>
                    </a:xfrm>
                    <a:prstGeom prst="rect">
                      <a:avLst/>
                    </a:prstGeom>
                  </pic:spPr>
                </pic:pic>
              </a:graphicData>
            </a:graphic>
          </wp:inline>
        </w:drawing>
      </w:r>
    </w:p>
    <w:p w14:paraId="564F92A3" w14:textId="77777777" w:rsidR="00B77496" w:rsidRPr="00B77496" w:rsidRDefault="00FC2AAE" w:rsidP="00B77496">
      <w:r>
        <w:t>8. Figure 1 – “...mean of±1.96 standard deviation”. If “of” is not a typo here it is confusing.</w:t>
      </w:r>
    </w:p>
    <w:p w14:paraId="5AFC12DB" w14:textId="21F1742D" w:rsidR="4D146225" w:rsidRPr="00C619B1" w:rsidRDefault="00C619B1" w:rsidP="4D146225">
      <w:pPr>
        <w:rPr>
          <w:b/>
        </w:rPr>
      </w:pPr>
      <w:r>
        <w:rPr>
          <w:b/>
        </w:rPr>
        <w:t>It was</w:t>
      </w:r>
      <w:r w:rsidR="25D2E309" w:rsidRPr="219FA573">
        <w:rPr>
          <w:b/>
        </w:rPr>
        <w:t xml:space="preserve"> a typo. </w:t>
      </w:r>
      <w:r w:rsidR="25D2E309" w:rsidRPr="3CEEC8F1">
        <w:rPr>
          <w:b/>
          <w:bCs/>
        </w:rPr>
        <w:t xml:space="preserve">It </w:t>
      </w:r>
      <w:r w:rsidR="25D2E309" w:rsidRPr="0E2E31B1">
        <w:rPr>
          <w:b/>
          <w:bCs/>
        </w:rPr>
        <w:t xml:space="preserve">should </w:t>
      </w:r>
      <w:r>
        <w:rPr>
          <w:b/>
          <w:bCs/>
        </w:rPr>
        <w:t>read</w:t>
      </w:r>
      <w:r w:rsidR="25D2E309" w:rsidRPr="0E2E31B1">
        <w:rPr>
          <w:b/>
          <w:bCs/>
        </w:rPr>
        <w:t xml:space="preserve"> </w:t>
      </w:r>
      <w:r w:rsidR="25D2E309" w:rsidRPr="00472D6A">
        <w:rPr>
          <w:b/>
        </w:rPr>
        <w:t>“...mean ±1.96 standard deviation</w:t>
      </w:r>
      <w:r>
        <w:rPr>
          <w:b/>
        </w:rPr>
        <w:t>” and the text has been updated accordingly.</w:t>
      </w:r>
    </w:p>
    <w:p w14:paraId="755E0A1A" w14:textId="77777777" w:rsidR="00237C96" w:rsidRDefault="00FC2AAE" w:rsidP="00FC2AAE">
      <w:pPr>
        <w:rPr>
          <w:highlight w:val="yellow"/>
        </w:rPr>
      </w:pPr>
      <w:r>
        <w:t xml:space="preserve">9. </w:t>
      </w:r>
      <w:r w:rsidRPr="00F53651">
        <w:t xml:space="preserve">I strongly suggest </w:t>
      </w:r>
      <w:proofErr w:type="gramStart"/>
      <w:r w:rsidRPr="00F53651">
        <w:t>to increase</w:t>
      </w:r>
      <w:proofErr w:type="gramEnd"/>
      <w:r w:rsidRPr="00F53651">
        <w:t xml:space="preserve"> font size in all figures’ axes, titles, labels.</w:t>
      </w:r>
    </w:p>
    <w:p w14:paraId="19ADFEAE" w14:textId="034F652D" w:rsidR="3DCB16FF" w:rsidRPr="00F53651" w:rsidRDefault="00F53651" w:rsidP="70028E2F">
      <w:pPr>
        <w:rPr>
          <w:b/>
          <w:bCs/>
        </w:rPr>
      </w:pPr>
      <w:r w:rsidRPr="00F53651">
        <w:rPr>
          <w:b/>
          <w:bCs/>
        </w:rPr>
        <w:t>As suggested, w</w:t>
      </w:r>
      <w:r w:rsidR="3DCB16FF" w:rsidRPr="00F53651">
        <w:rPr>
          <w:b/>
          <w:bCs/>
        </w:rPr>
        <w:t>e</w:t>
      </w:r>
      <w:r w:rsidRPr="00F53651">
        <w:rPr>
          <w:b/>
          <w:bCs/>
        </w:rPr>
        <w:t xml:space="preserve"> have</w:t>
      </w:r>
      <w:r w:rsidR="3DCB16FF" w:rsidRPr="00F53651">
        <w:rPr>
          <w:b/>
          <w:bCs/>
        </w:rPr>
        <w:t xml:space="preserve"> increase</w:t>
      </w:r>
      <w:r w:rsidRPr="00F53651">
        <w:rPr>
          <w:b/>
          <w:bCs/>
        </w:rPr>
        <w:t>d</w:t>
      </w:r>
      <w:r w:rsidR="3DCB16FF" w:rsidRPr="00F53651">
        <w:rPr>
          <w:b/>
          <w:bCs/>
        </w:rPr>
        <w:t xml:space="preserve"> the font size in all figures</w:t>
      </w:r>
      <w:r w:rsidRPr="00F53651">
        <w:rPr>
          <w:b/>
          <w:bCs/>
        </w:rPr>
        <w:t>.</w:t>
      </w:r>
      <w:r w:rsidR="3DCB16FF" w:rsidRPr="00F53651">
        <w:rPr>
          <w:b/>
          <w:bCs/>
        </w:rPr>
        <w:t xml:space="preserve"> </w:t>
      </w:r>
    </w:p>
    <w:p w14:paraId="0180A4A2" w14:textId="33123863" w:rsidR="009F635A" w:rsidRDefault="00FC2AAE" w:rsidP="00FC2AAE">
      <w:r>
        <w:t>10. Section 3.1, Figure 2 – Please explain TIR(n)=TIR(n-1) in the caption or make a reference in</w:t>
      </w:r>
      <w:r w:rsidR="009F635A">
        <w:t xml:space="preserve"> </w:t>
      </w:r>
      <w:r>
        <w:t>the text. Also, in caption n, k –&gt;</w:t>
      </w:r>
      <w:proofErr w:type="spellStart"/>
      <w:proofErr w:type="gramStart"/>
      <w:r>
        <w:t>n,k</w:t>
      </w:r>
      <w:proofErr w:type="spellEnd"/>
      <w:r>
        <w:t>.</w:t>
      </w:r>
      <w:proofErr w:type="gramEnd"/>
    </w:p>
    <w:p w14:paraId="58BCFC88" w14:textId="30CDBA0E" w:rsidR="00EC5476" w:rsidRDefault="00D37EA3" w:rsidP="00FC2AAE">
      <w:pPr>
        <w:rPr>
          <w:b/>
          <w:bCs/>
        </w:rPr>
      </w:pPr>
      <w:r>
        <w:rPr>
          <w:b/>
          <w:bCs/>
        </w:rPr>
        <w:t xml:space="preserve">Upon additional consideration, the authors have decided that the </w:t>
      </w:r>
      <w:r w:rsidR="00430CE5" w:rsidRPr="00430CE5">
        <w:rPr>
          <w:b/>
          <w:bCs/>
        </w:rPr>
        <w:t xml:space="preserve">TIR(n)=TIR(n-1) condition </w:t>
      </w:r>
      <w:r w:rsidR="00430CE5">
        <w:rPr>
          <w:b/>
          <w:bCs/>
        </w:rPr>
        <w:t xml:space="preserve">does not represent the intended statement properly. This has now changed to “Goal Met?” </w:t>
      </w:r>
      <w:r w:rsidR="00F968AA">
        <w:rPr>
          <w:b/>
          <w:bCs/>
        </w:rPr>
        <w:t xml:space="preserve">in the respective box with the following explanation set in the caption: </w:t>
      </w:r>
    </w:p>
    <w:p w14:paraId="5F676F7E" w14:textId="585C8C20" w:rsidR="00A11327" w:rsidRPr="00EC5476" w:rsidRDefault="006A4BC4" w:rsidP="00FC2AAE">
      <w:pPr>
        <w:rPr>
          <w:b/>
          <w:bCs/>
        </w:rPr>
      </w:pPr>
      <w:r>
        <w:rPr>
          <w:noProof/>
        </w:rPr>
        <w:drawing>
          <wp:inline distT="0" distB="0" distL="0" distR="0" wp14:anchorId="71789145" wp14:editId="3704CE9A">
            <wp:extent cx="5731510" cy="6045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04520"/>
                    </a:xfrm>
                    <a:prstGeom prst="rect">
                      <a:avLst/>
                    </a:prstGeom>
                  </pic:spPr>
                </pic:pic>
              </a:graphicData>
            </a:graphic>
          </wp:inline>
        </w:drawing>
      </w:r>
    </w:p>
    <w:p w14:paraId="434ABC0E" w14:textId="0412191F" w:rsidR="009F635A" w:rsidRDefault="00FC2AAE" w:rsidP="00FC2AAE">
      <w:r>
        <w:t>11. Section 3.1, last paragraph – The authors chose to modify the 6-bp core of the sequence with</w:t>
      </w:r>
      <w:r w:rsidR="00237C96">
        <w:t xml:space="preserve"> </w:t>
      </w:r>
      <w:r>
        <w:t>their approach, motivated by larger impact on TIR when compared to single nucleotide changes</w:t>
      </w:r>
      <w:r w:rsidR="00237C96">
        <w:t xml:space="preserve"> </w:t>
      </w:r>
      <w:r>
        <w:t>in the non-core region. However, although the impact is larger, in</w:t>
      </w:r>
      <w:r w:rsidR="00237C96">
        <w:t xml:space="preserve"> </w:t>
      </w:r>
      <w:r>
        <w:t>all</w:t>
      </w:r>
      <w:r w:rsidR="00237C96">
        <w:t xml:space="preserve"> </w:t>
      </w:r>
      <w:r>
        <w:t>cases it is towards lower</w:t>
      </w:r>
      <w:r w:rsidR="00237C96">
        <w:t xml:space="preserve"> </w:t>
      </w:r>
      <w:r>
        <w:t>values of TIR. Having in mind that the objective of the study is to increase protein expression,</w:t>
      </w:r>
      <w:r w:rsidR="00237C96">
        <w:t xml:space="preserve"> </w:t>
      </w:r>
      <w:r>
        <w:t>the question arises of why they decided not to consider non-core modifications.</w:t>
      </w:r>
    </w:p>
    <w:p w14:paraId="0F470D7F" w14:textId="4400C7AB" w:rsidR="00C114D7" w:rsidRPr="00617FDC" w:rsidRDefault="0049678B" w:rsidP="00FC2AAE">
      <w:pPr>
        <w:rPr>
          <w:b/>
          <w:bCs/>
        </w:rPr>
      </w:pPr>
      <w:r w:rsidRPr="00617FDC">
        <w:rPr>
          <w:b/>
          <w:bCs/>
        </w:rPr>
        <w:t xml:space="preserve">The authors agree with this </w:t>
      </w:r>
      <w:r w:rsidR="00C114D7" w:rsidRPr="00617FDC">
        <w:rPr>
          <w:b/>
          <w:bCs/>
        </w:rPr>
        <w:t>observation</w:t>
      </w:r>
      <w:r w:rsidRPr="00617FDC">
        <w:rPr>
          <w:b/>
          <w:bCs/>
        </w:rPr>
        <w:t>. However,</w:t>
      </w:r>
      <w:r w:rsidR="00C114D7" w:rsidRPr="00617FDC">
        <w:rPr>
          <w:b/>
          <w:bCs/>
        </w:rPr>
        <w:t xml:space="preserve"> this is mostly because </w:t>
      </w:r>
      <w:r w:rsidR="006B024B" w:rsidRPr="00617FDC">
        <w:rPr>
          <w:b/>
          <w:bCs/>
        </w:rPr>
        <w:t xml:space="preserve">our benchmark sequence is already very strong </w:t>
      </w:r>
      <w:r w:rsidR="002F1E86" w:rsidRPr="00617FDC">
        <w:rPr>
          <w:b/>
          <w:bCs/>
        </w:rPr>
        <w:t xml:space="preserve">and random changes will in most cases result in decreased </w:t>
      </w:r>
      <w:r w:rsidR="00160855" w:rsidRPr="00617FDC">
        <w:rPr>
          <w:b/>
          <w:bCs/>
        </w:rPr>
        <w:t xml:space="preserve">TIR, as exemplified in our other results. </w:t>
      </w:r>
      <w:r w:rsidR="00975519">
        <w:rPr>
          <w:b/>
          <w:bCs/>
        </w:rPr>
        <w:t>Additionally,</w:t>
      </w:r>
      <w:r w:rsidR="6AF36A3E" w:rsidRPr="17351285">
        <w:rPr>
          <w:b/>
          <w:bCs/>
        </w:rPr>
        <w:t xml:space="preserve"> our </w:t>
      </w:r>
      <w:r w:rsidR="6AF36A3E" w:rsidRPr="78171706">
        <w:rPr>
          <w:b/>
          <w:bCs/>
        </w:rPr>
        <w:t xml:space="preserve">follow-up </w:t>
      </w:r>
      <w:r w:rsidR="6AF36A3E" w:rsidRPr="0AF0BC13">
        <w:rPr>
          <w:b/>
          <w:bCs/>
        </w:rPr>
        <w:t xml:space="preserve">experiments on </w:t>
      </w:r>
      <w:proofErr w:type="gramStart"/>
      <w:r w:rsidR="6AF36A3E" w:rsidRPr="0AF0BC13">
        <w:rPr>
          <w:b/>
          <w:bCs/>
        </w:rPr>
        <w:t>bandits</w:t>
      </w:r>
      <w:proofErr w:type="gramEnd"/>
      <w:r w:rsidR="6AF36A3E" w:rsidRPr="7DAF5461">
        <w:rPr>
          <w:b/>
          <w:bCs/>
        </w:rPr>
        <w:t xml:space="preserve"> groups show that</w:t>
      </w:r>
      <w:r w:rsidR="6AF36A3E" w:rsidRPr="778D2928">
        <w:rPr>
          <w:b/>
          <w:bCs/>
        </w:rPr>
        <w:t xml:space="preserve"> the</w:t>
      </w:r>
      <w:r w:rsidR="6AF36A3E" w:rsidRPr="0AF0BC13">
        <w:rPr>
          <w:b/>
          <w:bCs/>
        </w:rPr>
        <w:t xml:space="preserve"> </w:t>
      </w:r>
      <w:r w:rsidR="6AF36A3E" w:rsidRPr="42CF1204">
        <w:rPr>
          <w:b/>
          <w:bCs/>
        </w:rPr>
        <w:t>modification</w:t>
      </w:r>
      <w:r w:rsidR="6AF36A3E" w:rsidRPr="536C2E54">
        <w:rPr>
          <w:b/>
          <w:bCs/>
        </w:rPr>
        <w:t xml:space="preserve"> </w:t>
      </w:r>
      <w:r w:rsidR="00975519">
        <w:rPr>
          <w:b/>
          <w:bCs/>
        </w:rPr>
        <w:t xml:space="preserve">of the </w:t>
      </w:r>
      <w:r w:rsidR="6AF36A3E" w:rsidRPr="536C2E54">
        <w:rPr>
          <w:b/>
          <w:bCs/>
        </w:rPr>
        <w:t>core part</w:t>
      </w:r>
      <w:r w:rsidR="6AF36A3E" w:rsidRPr="0E7D2DD5">
        <w:rPr>
          <w:b/>
          <w:bCs/>
        </w:rPr>
        <w:t xml:space="preserve"> gives satisfying</w:t>
      </w:r>
      <w:r w:rsidR="6AF36A3E" w:rsidRPr="536C2E54">
        <w:rPr>
          <w:b/>
          <w:bCs/>
        </w:rPr>
        <w:t xml:space="preserve"> </w:t>
      </w:r>
      <w:r w:rsidR="6AF36A3E" w:rsidRPr="3A52A326">
        <w:rPr>
          <w:b/>
          <w:bCs/>
        </w:rPr>
        <w:t>improvement o</w:t>
      </w:r>
      <w:r w:rsidR="00975519">
        <w:rPr>
          <w:b/>
          <w:bCs/>
        </w:rPr>
        <w:t xml:space="preserve">f </w:t>
      </w:r>
      <w:r w:rsidR="6AF36A3E" w:rsidRPr="3A52A326">
        <w:rPr>
          <w:b/>
          <w:bCs/>
        </w:rPr>
        <w:t>TIR.</w:t>
      </w:r>
      <w:r w:rsidR="314B177A" w:rsidRPr="17351285">
        <w:rPr>
          <w:b/>
          <w:bCs/>
        </w:rPr>
        <w:t xml:space="preserve"> </w:t>
      </w:r>
      <w:r w:rsidRPr="00617FDC">
        <w:rPr>
          <w:b/>
          <w:bCs/>
        </w:rPr>
        <w:t xml:space="preserve"> </w:t>
      </w:r>
      <w:r w:rsidR="0077664D" w:rsidRPr="00617FDC">
        <w:rPr>
          <w:b/>
          <w:bCs/>
        </w:rPr>
        <w:t>Further, focusing on the 6 to 8bp long core sequence is a common RBS design approach</w:t>
      </w:r>
      <w:r w:rsidR="007938E5">
        <w:rPr>
          <w:b/>
          <w:bCs/>
        </w:rPr>
        <w:t xml:space="preserve"> </w:t>
      </w:r>
      <w:r w:rsidR="007938E5">
        <w:rPr>
          <w:b/>
          <w:bCs/>
        </w:rPr>
        <w:fldChar w:fldCharType="begin" w:fldLock="1"/>
      </w:r>
      <w:r w:rsidR="00F9583F">
        <w:rPr>
          <w:b/>
          <w:bCs/>
        </w:rPr>
        <w:instrText>ADDIN CSL_CITATION {"citationItems":[{"id":"ITEM-1","itemData":{"DOI":"10.1038/ncomms11163","ISBN":"2041-1723","abstract":"Rational flux design in metabolic engineering approaches remains difficult since important pathway information is frequently not available. Therefore empirical methods are applied that randomly change absolute and relative pathway enzyme levels and subsequently screen for variants with improved performance. However, screening is often limited on the analytical side, generating a strong incentive to construct small but smart libraries. Here we introduce RedLibs (Reduced Libraries), an algorithm that allows for the rational design of smart combinatorial libraries for pathway optimization thereby minimizing the use of experimental resources. We demonstrate the utility of RedLibs for the design of ribosome-binding site libraries by in silico and in vivo screening with fluorescent proteins and perform a simple two-step optimization of the product selectivity in the branched multistep pathway for violacein biosynthesis, indicating a general applicability for the algorithm and the proposed heuristics. We expect that RedLibs will substantially simplify the refactoring of synthetic metabolic pathways.","author":[{"dropping-particle":"","family":"Jeschek","given":"Markus","non-dropping-particle":"","parse-names":false,"suffix":""},{"dropping-particle":"","family":"Gerngross","given":"Daniel","non-dropping-particle":"","parse-names":false,"suffix":""},{"dropping-particle":"","family":"Panke","given":"Sven","non-dropping-particle":"","parse-names":false,"suffix":""}],"container-title":"Nature communications","id":"ITEM-1","issued":{"date-parts":[["2016"]]},"language":"eng","page":"11163","publisher-place":"Department of Biosystems Science and Engineering, ETH Zurich, Basel 4058, Switzerland.","title":"Rationally reduced libraries for combinatorial pathway optimization minimizing experimental effort","type":"article","volume":"7"},"uris":["http://www.mendeley.com/documents/?uuid=f8af458a-1460-45b2-a8a0-8b991cdb136d"]}],"mendeley":{"formattedCitation":"[7]","plainTextFormattedCitation":"[7]","previouslyFormattedCitation":"[7]"},"properties":{"noteIndex":0},"schema":"https://github.com/citation-style-language/schema/raw/master/csl-citation.json"}</w:instrText>
      </w:r>
      <w:r w:rsidR="007938E5">
        <w:rPr>
          <w:b/>
          <w:bCs/>
        </w:rPr>
        <w:fldChar w:fldCharType="separate"/>
      </w:r>
      <w:r w:rsidR="00932FF2" w:rsidRPr="00932FF2">
        <w:rPr>
          <w:bCs/>
          <w:noProof/>
        </w:rPr>
        <w:t>[7]</w:t>
      </w:r>
      <w:r w:rsidR="007938E5">
        <w:rPr>
          <w:b/>
          <w:bCs/>
        </w:rPr>
        <w:fldChar w:fldCharType="end"/>
      </w:r>
      <w:r w:rsidR="0077664D" w:rsidRPr="00617FDC">
        <w:rPr>
          <w:b/>
          <w:bCs/>
        </w:rPr>
        <w:t>. We have added the following sentence</w:t>
      </w:r>
      <w:r w:rsidR="005446D3">
        <w:rPr>
          <w:b/>
          <w:bCs/>
        </w:rPr>
        <w:t>s</w:t>
      </w:r>
      <w:r w:rsidR="0077664D" w:rsidRPr="00617FDC">
        <w:rPr>
          <w:b/>
          <w:bCs/>
        </w:rPr>
        <w:t xml:space="preserve"> to </w:t>
      </w:r>
      <w:r w:rsidR="00617FDC" w:rsidRPr="00617FDC">
        <w:rPr>
          <w:b/>
          <w:bCs/>
        </w:rPr>
        <w:t>make it clearer in our text:</w:t>
      </w:r>
    </w:p>
    <w:p w14:paraId="259B8EEF" w14:textId="65C5F2A6" w:rsidR="00F134E4" w:rsidRDefault="00C733C1" w:rsidP="00FC2AAE">
      <w:r>
        <w:rPr>
          <w:noProof/>
        </w:rPr>
        <w:lastRenderedPageBreak/>
        <w:drawing>
          <wp:inline distT="0" distB="0" distL="0" distR="0" wp14:anchorId="7140D725" wp14:editId="5F8AAAC3">
            <wp:extent cx="5731510" cy="8147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14705"/>
                    </a:xfrm>
                    <a:prstGeom prst="rect">
                      <a:avLst/>
                    </a:prstGeom>
                  </pic:spPr>
                </pic:pic>
              </a:graphicData>
            </a:graphic>
          </wp:inline>
        </w:drawing>
      </w:r>
      <w:r>
        <w:t xml:space="preserve"> </w:t>
      </w:r>
      <w:r w:rsidR="00FC2AAE">
        <w:t xml:space="preserve">12. Figure 3 caption, line 37 – I suggest </w:t>
      </w:r>
      <w:proofErr w:type="gramStart"/>
      <w:r w:rsidR="00FC2AAE">
        <w:t>to write</w:t>
      </w:r>
      <w:proofErr w:type="gramEnd"/>
      <w:r w:rsidR="00FC2AAE">
        <w:t xml:space="preserve"> in full “position probability matrix” instead of the</w:t>
      </w:r>
      <w:r w:rsidR="009F635A">
        <w:t xml:space="preserve"> </w:t>
      </w:r>
      <w:r w:rsidR="00FC2AAE">
        <w:t>second abbreviation.</w:t>
      </w:r>
    </w:p>
    <w:p w14:paraId="23A50757" w14:textId="03201BA5" w:rsidR="009F3EF6" w:rsidRPr="00D57756" w:rsidRDefault="00D84E8E" w:rsidP="00FC2AAE">
      <w:pPr>
        <w:rPr>
          <w:b/>
          <w:bCs/>
        </w:rPr>
      </w:pPr>
      <w:r w:rsidRPr="00D57756">
        <w:rPr>
          <w:b/>
          <w:bCs/>
        </w:rPr>
        <w:t>Text has been updated following t</w:t>
      </w:r>
      <w:r w:rsidR="00D57756" w:rsidRPr="00D57756">
        <w:rPr>
          <w:b/>
          <w:bCs/>
        </w:rPr>
        <w:t>his suggestion.</w:t>
      </w:r>
    </w:p>
    <w:p w14:paraId="3AED52CF" w14:textId="01D134DA" w:rsidR="00F134E4" w:rsidRDefault="00FC2AAE" w:rsidP="00FC2AAE">
      <w:r>
        <w:t>13. Figure 3 caption, line 46 – Two consecutive “the”.</w:t>
      </w:r>
    </w:p>
    <w:p w14:paraId="51E5539B" w14:textId="46BFEF8A" w:rsidR="00D57756" w:rsidRPr="0032050D" w:rsidRDefault="00D57756" w:rsidP="00FC2AAE">
      <w:pPr>
        <w:rPr>
          <w:b/>
          <w:bCs/>
        </w:rPr>
      </w:pPr>
      <w:r w:rsidRPr="0032050D">
        <w:rPr>
          <w:b/>
          <w:bCs/>
        </w:rPr>
        <w:t>Second “the” has been removed.</w:t>
      </w:r>
    </w:p>
    <w:p w14:paraId="3F79FDE4" w14:textId="4DD665EE" w:rsidR="00FC2AAE" w:rsidRDefault="7EC87065" w:rsidP="00FC2AAE">
      <w:pPr>
        <w:rPr>
          <w:ins w:id="5" w:author="Mengyan Zhang" w:date="2021-08-05T10:42:00Z"/>
        </w:rPr>
      </w:pPr>
      <w:r>
        <w:t xml:space="preserve">14. Figure 3C – What exactly different exploration/exploitation </w:t>
      </w:r>
      <w:proofErr w:type="spellStart"/>
      <w:r>
        <w:t>colors</w:t>
      </w:r>
      <w:proofErr w:type="spellEnd"/>
      <w:r>
        <w:t xml:space="preserve"> for points within a round</w:t>
      </w:r>
      <w:r w:rsidR="3AAABB35">
        <w:t xml:space="preserve"> </w:t>
      </w:r>
      <w:r>
        <w:t>mean? This is not clear as exploration-exploitation parameter</w:t>
      </w:r>
      <w:r w:rsidR="557FE8A5">
        <w:t xml:space="preserve"> </w:t>
      </w:r>
      <w:r>
        <w:t>β</w:t>
      </w:r>
      <w:r w:rsidR="557FE8A5">
        <w:t xml:space="preserve"> </w:t>
      </w:r>
      <w:r>
        <w:t>is fixed for each round. For</w:t>
      </w:r>
      <w:r w:rsidR="3AAABB35">
        <w:t xml:space="preserve"> </w:t>
      </w:r>
      <w:r>
        <w:t xml:space="preserve">example, how is the </w:t>
      </w:r>
      <w:proofErr w:type="spellStart"/>
      <w:r>
        <w:t>color</w:t>
      </w:r>
      <w:proofErr w:type="spellEnd"/>
      <w:r>
        <w:t xml:space="preserve"> of a point, for which both predicted mean and standard deviation are</w:t>
      </w:r>
      <w:r w:rsidR="3AAABB35">
        <w:t xml:space="preserve"> </w:t>
      </w:r>
      <w:r>
        <w:t>high, determined?</w:t>
      </w:r>
    </w:p>
    <w:p w14:paraId="4C57762D" w14:textId="109BDA89" w:rsidR="50EC7A29" w:rsidRDefault="003218F2" w:rsidP="71F50374">
      <w:r>
        <w:rPr>
          <w:b/>
          <w:bCs/>
        </w:rPr>
        <w:t xml:space="preserve">To better explain this point, </w:t>
      </w:r>
      <w:r w:rsidR="00AC6541">
        <w:rPr>
          <w:b/>
          <w:bCs/>
        </w:rPr>
        <w:t>w</w:t>
      </w:r>
      <w:commentRangeStart w:id="6"/>
      <w:commentRangeStart w:id="7"/>
      <w:commentRangeStart w:id="8"/>
      <w:r w:rsidR="152FE28B" w:rsidRPr="7BB3B21E">
        <w:rPr>
          <w:b/>
          <w:bCs/>
        </w:rPr>
        <w:t xml:space="preserve">e </w:t>
      </w:r>
      <w:r w:rsidR="4AC4ADC3" w:rsidRPr="7BB3B21E">
        <w:rPr>
          <w:b/>
          <w:bCs/>
        </w:rPr>
        <w:t xml:space="preserve">have </w:t>
      </w:r>
      <w:r w:rsidR="152FE28B" w:rsidRPr="7BB3B21E">
        <w:rPr>
          <w:b/>
          <w:bCs/>
        </w:rPr>
        <w:t>update</w:t>
      </w:r>
      <w:r w:rsidR="4AC4ADC3" w:rsidRPr="7BB3B21E">
        <w:rPr>
          <w:b/>
          <w:bCs/>
        </w:rPr>
        <w:t>d</w:t>
      </w:r>
      <w:r w:rsidR="152FE28B" w:rsidRPr="7BB3B21E">
        <w:rPr>
          <w:b/>
          <w:bCs/>
        </w:rPr>
        <w:t xml:space="preserve"> the caption for Figure S3 </w:t>
      </w:r>
      <w:r w:rsidR="00AC6541">
        <w:rPr>
          <w:b/>
          <w:bCs/>
        </w:rPr>
        <w:t>to read</w:t>
      </w:r>
      <w:r w:rsidR="152FE28B" w:rsidRPr="7BB3B21E">
        <w:rPr>
          <w:b/>
          <w:bCs/>
        </w:rPr>
        <w:t>:</w:t>
      </w:r>
      <w:commentRangeEnd w:id="6"/>
      <w:r w:rsidR="50EC7A29">
        <w:rPr>
          <w:rStyle w:val="CommentReference"/>
        </w:rPr>
        <w:commentReference w:id="6"/>
      </w:r>
      <w:commentRangeEnd w:id="7"/>
      <w:r w:rsidR="50EC7A29">
        <w:rPr>
          <w:rStyle w:val="CommentReference"/>
        </w:rPr>
        <w:commentReference w:id="7"/>
      </w:r>
      <w:commentRangeEnd w:id="8"/>
      <w:r w:rsidR="50EC7A29">
        <w:rPr>
          <w:rStyle w:val="CommentReference"/>
        </w:rPr>
        <w:commentReference w:id="8"/>
      </w:r>
    </w:p>
    <w:p w14:paraId="637BE75C" w14:textId="754BB54E" w:rsidR="50EC7A29" w:rsidRDefault="152FE28B" w:rsidP="71F50374">
      <w:pPr>
        <w:rPr>
          <w:b/>
          <w:bCs/>
          <w:strike/>
        </w:rPr>
      </w:pPr>
      <w:r w:rsidRPr="001A7AB7">
        <w:rPr>
          <w:b/>
          <w:bCs/>
          <w:strike/>
        </w:rPr>
        <w:t>“</w:t>
      </w:r>
      <w:r w:rsidR="186A7F7C" w:rsidRPr="001A7AB7">
        <w:rPr>
          <w:b/>
          <w:bCs/>
          <w:strike/>
        </w:rPr>
        <w:t>The orange points show the predicted STD and TIR (with the setting of Figure \</w:t>
      </w:r>
      <w:proofErr w:type="gramStart"/>
      <w:r w:rsidR="186A7F7C" w:rsidRPr="001A7AB7">
        <w:rPr>
          <w:b/>
          <w:bCs/>
          <w:strike/>
        </w:rPr>
        <w:t>ref{</w:t>
      </w:r>
      <w:proofErr w:type="gramEnd"/>
      <w:r w:rsidR="186A7F7C" w:rsidRPr="001A7AB7">
        <w:rPr>
          <w:b/>
          <w:bCs/>
          <w:strike/>
        </w:rPr>
        <w:t xml:space="preserve">fig: Scatterplot}) for test data points (recommendations in Round 1-3) via the Gaussian Process Regressor. </w:t>
      </w:r>
      <w:r w:rsidR="2E06E511" w:rsidRPr="001A7AB7">
        <w:rPr>
          <w:b/>
          <w:bCs/>
          <w:strike/>
        </w:rPr>
        <w:t xml:space="preserve"> We project the orange points to the diagonal line crossing (0,1) and (1,0). We colour those projected points using </w:t>
      </w:r>
      <w:proofErr w:type="spellStart"/>
      <w:r w:rsidR="2E06E511" w:rsidRPr="001A7AB7">
        <w:rPr>
          <w:b/>
          <w:bCs/>
          <w:strike/>
        </w:rPr>
        <w:t>RdBu</w:t>
      </w:r>
      <w:proofErr w:type="spellEnd"/>
      <w:r w:rsidR="2E06E511" w:rsidRPr="001A7AB7">
        <w:rPr>
          <w:b/>
          <w:bCs/>
          <w:strike/>
        </w:rPr>
        <w:t xml:space="preserve"> palette via the projected values, which are exploration-exploitation colours/scores shown in Figure 3C. The hued red colour corresponds to points that are predicted to have high STD (uncertainty), which are recommended for exploration; the hued blue colour corresponds to points that are predicted to have high TIR, which are recommended for exploitation.</w:t>
      </w:r>
      <w:r w:rsidRPr="001A7AB7">
        <w:rPr>
          <w:b/>
          <w:bCs/>
          <w:strike/>
        </w:rPr>
        <w:t>”</w:t>
      </w:r>
    </w:p>
    <w:p w14:paraId="74775ECE" w14:textId="509C9E66" w:rsidR="000433DE" w:rsidRPr="001A7AB7" w:rsidRDefault="003218F2" w:rsidP="71F50374">
      <w:pPr>
        <w:rPr>
          <w:b/>
          <w:bCs/>
          <w:strike/>
        </w:rPr>
      </w:pPr>
      <w:r>
        <w:rPr>
          <w:noProof/>
        </w:rPr>
        <w:drawing>
          <wp:inline distT="0" distB="0" distL="0" distR="0" wp14:anchorId="23757FE8" wp14:editId="491B203F">
            <wp:extent cx="5731510" cy="12541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54125"/>
                    </a:xfrm>
                    <a:prstGeom prst="rect">
                      <a:avLst/>
                    </a:prstGeom>
                  </pic:spPr>
                </pic:pic>
              </a:graphicData>
            </a:graphic>
          </wp:inline>
        </w:drawing>
      </w:r>
    </w:p>
    <w:p w14:paraId="0542345B" w14:textId="77777777" w:rsidR="00F134E4" w:rsidRDefault="00FC2AAE" w:rsidP="00FC2AAE">
      <w:r>
        <w:t>15. Page 10, line 15 – Please give more details on “our embedding function”.</w:t>
      </w:r>
    </w:p>
    <w:p w14:paraId="46991044" w14:textId="1DDDDA5F" w:rsidR="2271FD40" w:rsidRPr="00732DB5" w:rsidRDefault="00732DB5" w:rsidP="70028E2F">
      <w:pPr>
        <w:rPr>
          <w:b/>
          <w:bCs/>
        </w:rPr>
      </w:pPr>
      <w:r>
        <w:rPr>
          <w:b/>
          <w:bCs/>
        </w:rPr>
        <w:t xml:space="preserve">We have updated this part of the text to specify </w:t>
      </w:r>
      <w:r w:rsidR="2271FD40" w:rsidRPr="00732DB5">
        <w:rPr>
          <w:b/>
          <w:bCs/>
        </w:rPr>
        <w:t xml:space="preserve">“our embedding function” </w:t>
      </w:r>
      <w:r w:rsidR="00D9367D">
        <w:rPr>
          <w:b/>
          <w:bCs/>
        </w:rPr>
        <w:t>which is</w:t>
      </w:r>
      <w:r w:rsidR="2271FD40" w:rsidRPr="00732DB5">
        <w:rPr>
          <w:b/>
          <w:bCs/>
        </w:rPr>
        <w:t xml:space="preserve"> </w:t>
      </w:r>
      <w:r w:rsidR="00D9367D">
        <w:rPr>
          <w:b/>
          <w:bCs/>
        </w:rPr>
        <w:t xml:space="preserve">the </w:t>
      </w:r>
      <w:r w:rsidR="2271FD40" w:rsidRPr="00732DB5">
        <w:rPr>
          <w:b/>
          <w:bCs/>
        </w:rPr>
        <w:t>weighted degree kernel with shift</w:t>
      </w:r>
      <w:r w:rsidR="00D9367D">
        <w:rPr>
          <w:b/>
          <w:bCs/>
        </w:rPr>
        <w:t>.</w:t>
      </w:r>
    </w:p>
    <w:p w14:paraId="7089F8E4" w14:textId="23A534B8" w:rsidR="0032050D" w:rsidRDefault="00FC2AAE" w:rsidP="00FC2AAE">
      <w:r>
        <w:t>16. Page 10, line 26 – It is not clear what is the difference between Fig. 4 and Fig. S4 – the titles</w:t>
      </w:r>
      <w:r w:rsidR="00F134E4">
        <w:t xml:space="preserve"> </w:t>
      </w:r>
      <w:r>
        <w:t>are the same, except of metrics’ values.</w:t>
      </w:r>
    </w:p>
    <w:p w14:paraId="755FD405" w14:textId="4B1B42F0" w:rsidR="0A720096" w:rsidRDefault="00CD52CA" w:rsidP="70028E2F">
      <w:pPr>
        <w:rPr>
          <w:b/>
          <w:bCs/>
        </w:rPr>
      </w:pPr>
      <w:r>
        <w:rPr>
          <w:b/>
          <w:bCs/>
        </w:rPr>
        <w:t xml:space="preserve">In </w:t>
      </w:r>
      <w:r w:rsidR="761A53D2" w:rsidRPr="7BB3B21E">
        <w:rPr>
          <w:b/>
          <w:bCs/>
        </w:rPr>
        <w:t>Fig 4 the kernel matrix is not normalised, while in Fig S4, kernel matrix is normalised</w:t>
      </w:r>
      <w:r w:rsidR="29D6CD0D" w:rsidRPr="7BB3B21E">
        <w:rPr>
          <w:b/>
          <w:bCs/>
        </w:rPr>
        <w:t xml:space="preserve"> as shown in A.2.1</w:t>
      </w:r>
      <w:r w:rsidR="761A53D2" w:rsidRPr="7BB3B21E">
        <w:rPr>
          <w:b/>
          <w:bCs/>
        </w:rPr>
        <w:t>.</w:t>
      </w:r>
      <w:r w:rsidR="6A5CD84B" w:rsidRPr="7BB3B21E">
        <w:rPr>
          <w:b/>
          <w:bCs/>
        </w:rPr>
        <w:t xml:space="preserve"> </w:t>
      </w:r>
      <w:r w:rsidR="008445A6">
        <w:rPr>
          <w:b/>
          <w:bCs/>
        </w:rPr>
        <w:t>We have updated the figure caption to better explain that:</w:t>
      </w:r>
    </w:p>
    <w:p w14:paraId="6FE3BF43" w14:textId="5261C81F" w:rsidR="008445A6" w:rsidRPr="003148BB" w:rsidRDefault="000A2875" w:rsidP="70028E2F">
      <w:pPr>
        <w:rPr>
          <w:b/>
          <w:bCs/>
        </w:rPr>
      </w:pPr>
      <w:r>
        <w:rPr>
          <w:noProof/>
        </w:rPr>
        <w:lastRenderedPageBreak/>
        <w:drawing>
          <wp:inline distT="0" distB="0" distL="0" distR="0" wp14:anchorId="0C4738A3" wp14:editId="366B8D6C">
            <wp:extent cx="5731510" cy="95440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54405"/>
                    </a:xfrm>
                    <a:prstGeom prst="rect">
                      <a:avLst/>
                    </a:prstGeom>
                  </pic:spPr>
                </pic:pic>
              </a:graphicData>
            </a:graphic>
          </wp:inline>
        </w:drawing>
      </w:r>
    </w:p>
    <w:p w14:paraId="60389E5C" w14:textId="10A0E583" w:rsidR="000244F9" w:rsidRDefault="00FC2AAE" w:rsidP="00FC2AAE">
      <w:r>
        <w:t xml:space="preserve">17. Page 11, lines 43-44 – I suggest </w:t>
      </w:r>
      <w:proofErr w:type="gramStart"/>
      <w:r>
        <w:t>to make</w:t>
      </w:r>
      <w:proofErr w:type="gramEnd"/>
      <w:r>
        <w:t xml:space="preserve"> the last sentence a bit more clear.</w:t>
      </w:r>
    </w:p>
    <w:p w14:paraId="0791870B" w14:textId="18436F96" w:rsidR="00E94909" w:rsidRDefault="00CB721A" w:rsidP="00FC2AAE">
      <w:pPr>
        <w:rPr>
          <w:b/>
          <w:bCs/>
        </w:rPr>
      </w:pPr>
      <w:r w:rsidRPr="00CF627E">
        <w:rPr>
          <w:b/>
          <w:bCs/>
        </w:rPr>
        <w:t>The sentence has been updated to:</w:t>
      </w:r>
    </w:p>
    <w:p w14:paraId="6E1C8F34" w14:textId="2C9F05AC" w:rsidR="007B2804" w:rsidRPr="00CF627E" w:rsidRDefault="00F11EB5" w:rsidP="00FC2AAE">
      <w:pPr>
        <w:rPr>
          <w:b/>
          <w:bCs/>
        </w:rPr>
      </w:pPr>
      <w:r>
        <w:rPr>
          <w:noProof/>
        </w:rPr>
        <w:drawing>
          <wp:inline distT="0" distB="0" distL="0" distR="0" wp14:anchorId="6BA9505A" wp14:editId="463CE1E2">
            <wp:extent cx="5731510" cy="4546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54660"/>
                    </a:xfrm>
                    <a:prstGeom prst="rect">
                      <a:avLst/>
                    </a:prstGeom>
                  </pic:spPr>
                </pic:pic>
              </a:graphicData>
            </a:graphic>
          </wp:inline>
        </w:drawing>
      </w:r>
    </w:p>
    <w:p w14:paraId="7DD73123" w14:textId="4384FF08" w:rsidR="000244F9" w:rsidRDefault="00FC2AAE" w:rsidP="00FC2AAE">
      <w:r>
        <w:t>18. Please introduce the STD and GFP abbreviations when mentioned for the first time.</w:t>
      </w:r>
    </w:p>
    <w:p w14:paraId="7B2CD5F6" w14:textId="43307FE6" w:rsidR="00315E54" w:rsidRDefault="00315E54" w:rsidP="00FC2AAE">
      <w:pPr>
        <w:rPr>
          <w:b/>
        </w:rPr>
      </w:pPr>
      <w:r w:rsidRPr="003148BB">
        <w:rPr>
          <w:b/>
        </w:rPr>
        <w:t>We have updated the text accordingly.</w:t>
      </w:r>
    </w:p>
    <w:p w14:paraId="26C79635" w14:textId="77777777" w:rsidR="000244F9" w:rsidRDefault="00FC2AAE" w:rsidP="00FC2AAE">
      <w:r>
        <w:t>Supplementary</w:t>
      </w:r>
    </w:p>
    <w:p w14:paraId="3AF154E5" w14:textId="5752B46D" w:rsidR="000244F9" w:rsidRDefault="00FC2AAE" w:rsidP="00FC2AAE">
      <w:r>
        <w:t>1. Page 18 – Please define explicitly</w:t>
      </w:r>
      <w:r w:rsidR="000244F9">
        <w:t xml:space="preserve"> </w:t>
      </w:r>
      <w:proofErr w:type="spellStart"/>
      <w:proofErr w:type="gramStart"/>
      <w:r>
        <w:t>X,y</w:t>
      </w:r>
      <w:proofErr w:type="spellEnd"/>
      <w:r>
        <w:t>.</w:t>
      </w:r>
      <w:proofErr w:type="gramEnd"/>
    </w:p>
    <w:p w14:paraId="33BEAA49" w14:textId="77777777" w:rsidR="000244F9" w:rsidRDefault="00FC2AAE" w:rsidP="00FC2AAE">
      <w:r>
        <w:t>2. After Eq. (4) – typo in covariance.</w:t>
      </w:r>
    </w:p>
    <w:p w14:paraId="317DFECC" w14:textId="77777777" w:rsidR="000244F9" w:rsidRDefault="00FC2AAE" w:rsidP="00FC2AAE">
      <w:r>
        <w:t>3. “...prior on the...” –&gt; “covariance of the prior on the...”</w:t>
      </w:r>
    </w:p>
    <w:p w14:paraId="4E1AAB26" w14:textId="77777777" w:rsidR="000244F9" w:rsidRDefault="00FC2AAE" w:rsidP="00FC2AAE">
      <w:r>
        <w:t>4. The part “diagonal matrixα2Ion the kernel matrix” is not clear, Eq. (5) suggests it is a sum.</w:t>
      </w:r>
    </w:p>
    <w:p w14:paraId="48A239E6" w14:textId="2B9058CB" w:rsidR="000244F9" w:rsidRDefault="7EC87065" w:rsidP="71F50374">
      <w:r>
        <w:t xml:space="preserve">5. I suggest </w:t>
      </w:r>
      <w:proofErr w:type="gramStart"/>
      <w:r>
        <w:t>to write</w:t>
      </w:r>
      <w:proofErr w:type="gramEnd"/>
      <w:r>
        <w:t xml:space="preserve"> explicitly the expressions for the predictive distribution for</w:t>
      </w:r>
      <w:r w:rsidR="4C335635">
        <w:t xml:space="preserve"> </w:t>
      </w:r>
      <w:r>
        <w:t>y</w:t>
      </w:r>
      <w:r w:rsidRPr="71F50374">
        <w:rPr>
          <w:rFonts w:ascii="Cambria Math" w:hAnsi="Cambria Math" w:cs="Cambria Math"/>
        </w:rPr>
        <w:t>∗</w:t>
      </w:r>
      <w:r>
        <w:t>.</w:t>
      </w:r>
    </w:p>
    <w:p w14:paraId="67B44B0D" w14:textId="77777777" w:rsidR="000244F9" w:rsidRDefault="7EC87065" w:rsidP="71F50374">
      <w:pPr>
        <w:rPr>
          <w:b/>
          <w:bCs/>
        </w:rPr>
      </w:pPr>
      <w:r>
        <w:t xml:space="preserve">6. Eq. (8) </w:t>
      </w:r>
      <w:r w:rsidRPr="71F50374">
        <w:rPr>
          <w:rFonts w:ascii="Calibri" w:hAnsi="Calibri" w:cs="Calibri"/>
        </w:rPr>
        <w:t>–</w:t>
      </w:r>
      <w:r>
        <w:t xml:space="preserve"> Seems like the left hand side should have</w:t>
      </w:r>
      <w:r w:rsidR="3B0E0EF4">
        <w:t xml:space="preserve"> </w:t>
      </w:r>
      <w:proofErr w:type="spellStart"/>
      <w:proofErr w:type="gramStart"/>
      <w:r>
        <w:t>x,x</w:t>
      </w:r>
      <w:proofErr w:type="spellEnd"/>
      <w:proofErr w:type="gramEnd"/>
      <w:r w:rsidRPr="71F50374">
        <w:rPr>
          <w:rFonts w:ascii="Calibri" w:hAnsi="Calibri" w:cs="Calibri"/>
        </w:rPr>
        <w:t>′</w:t>
      </w:r>
      <w:r w:rsidR="3B0E0EF4" w:rsidRPr="71F50374">
        <w:rPr>
          <w:rFonts w:ascii="Calibri" w:hAnsi="Calibri" w:cs="Calibri"/>
        </w:rPr>
        <w:t xml:space="preserve"> </w:t>
      </w:r>
      <w:r>
        <w:t>instead of</w:t>
      </w:r>
      <w:r w:rsidR="3B0E0EF4">
        <w:t xml:space="preserve"> </w:t>
      </w:r>
      <w:r>
        <w:t>X,X</w:t>
      </w:r>
      <w:r w:rsidRPr="71F50374">
        <w:rPr>
          <w:rFonts w:ascii="Calibri" w:hAnsi="Calibri" w:cs="Calibri"/>
        </w:rPr>
        <w:t>′</w:t>
      </w:r>
      <w:r>
        <w:t>. Please check.</w:t>
      </w:r>
    </w:p>
    <w:p w14:paraId="7AEEC5B9" w14:textId="77777777" w:rsidR="008E34B8" w:rsidRPr="008E34B8" w:rsidRDefault="00FC2AAE" w:rsidP="008E34B8">
      <w:r>
        <w:t>7. It is not clear what exactly is</w:t>
      </w:r>
      <w:r w:rsidR="000244F9">
        <w:t xml:space="preserve"> </w:t>
      </w:r>
      <w:r>
        <w:rPr>
          <w:rFonts w:ascii="Calibri" w:hAnsi="Calibri" w:cs="Calibri"/>
        </w:rPr>
        <w:t>φ</w:t>
      </w:r>
      <w:r w:rsidR="000244F9">
        <w:rPr>
          <w:rFonts w:ascii="Calibri" w:hAnsi="Calibri" w:cs="Calibri"/>
        </w:rPr>
        <w:t xml:space="preserve"> </w:t>
      </w:r>
      <w:proofErr w:type="spellStart"/>
      <w:r>
        <w:t>specl</w:t>
      </w:r>
      <w:proofErr w:type="spellEnd"/>
      <w:r>
        <w:t>(x).</w:t>
      </w:r>
    </w:p>
    <w:p w14:paraId="4E51E5B7" w14:textId="4B8DEC4D" w:rsidR="00885D8E" w:rsidRPr="00885D8E" w:rsidRDefault="5B843EE5" w:rsidP="00885D8E">
      <w:pPr>
        <w:rPr>
          <w:b/>
          <w:bCs/>
        </w:rPr>
      </w:pPr>
      <w:r w:rsidRPr="577AB62C">
        <w:rPr>
          <w:b/>
        </w:rPr>
        <w:t>We’ve added an example in Sec A.2</w:t>
      </w:r>
      <w:r w:rsidRPr="577AB62C">
        <w:rPr>
          <w:b/>
          <w:bCs/>
        </w:rPr>
        <w:t>.</w:t>
      </w:r>
      <w:r w:rsidR="7B5C48BC" w:rsidRPr="1DDB1A3C">
        <w:rPr>
          <w:b/>
          <w:bCs/>
        </w:rPr>
        <w:t xml:space="preserve"> </w:t>
      </w:r>
      <w:r w:rsidR="00C503A0">
        <w:rPr>
          <w:b/>
          <w:bCs/>
        </w:rPr>
        <w:t>i</w:t>
      </w:r>
      <w:r w:rsidR="7B5C48BC" w:rsidRPr="1DDB1A3C">
        <w:rPr>
          <w:b/>
          <w:bCs/>
        </w:rPr>
        <w:t>.e.</w:t>
      </w:r>
    </w:p>
    <w:p w14:paraId="3FE42555" w14:textId="4E4BB845" w:rsidR="1DDB1A3C" w:rsidRDefault="5CD3CD83" w:rsidP="1DDB1A3C">
      <w:r>
        <w:rPr>
          <w:noProof/>
        </w:rPr>
        <w:drawing>
          <wp:inline distT="0" distB="0" distL="0" distR="0" wp14:anchorId="3433168D" wp14:editId="087C7CEF">
            <wp:extent cx="5600700" cy="723424"/>
            <wp:effectExtent l="0" t="0" r="0" b="0"/>
            <wp:docPr id="1331988246" name="Picture 1331988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988246"/>
                    <pic:cNvPicPr/>
                  </pic:nvPicPr>
                  <pic:blipFill>
                    <a:blip r:embed="rId35">
                      <a:extLst>
                        <a:ext uri="{28A0092B-C50C-407E-A947-70E740481C1C}">
                          <a14:useLocalDpi xmlns:a14="http://schemas.microsoft.com/office/drawing/2010/main" val="0"/>
                        </a:ext>
                      </a:extLst>
                    </a:blip>
                    <a:stretch>
                      <a:fillRect/>
                    </a:stretch>
                  </pic:blipFill>
                  <pic:spPr>
                    <a:xfrm>
                      <a:off x="0" y="0"/>
                      <a:ext cx="5600700" cy="723424"/>
                    </a:xfrm>
                    <a:prstGeom prst="rect">
                      <a:avLst/>
                    </a:prstGeom>
                  </pic:spPr>
                </pic:pic>
              </a:graphicData>
            </a:graphic>
          </wp:inline>
        </w:drawing>
      </w:r>
      <w:r w:rsidR="217B37E0">
        <w:t xml:space="preserve"> </w:t>
      </w:r>
    </w:p>
    <w:p w14:paraId="4A75512D" w14:textId="77777777" w:rsidR="001B53EF" w:rsidRPr="001B53EF" w:rsidRDefault="00FC2AAE" w:rsidP="001B53EF">
      <w:r>
        <w:t>8. Seems liked</w:t>
      </w:r>
      <w:r w:rsidR="000244F9">
        <w:t xml:space="preserve"> </w:t>
      </w:r>
      <w:r>
        <w:t>should be</w:t>
      </w:r>
      <w:r w:rsidR="000244F9">
        <w:t xml:space="preserve"> </w:t>
      </w:r>
      <w:r>
        <w:t>l</w:t>
      </w:r>
      <w:r w:rsidR="000244F9">
        <w:t xml:space="preserve"> </w:t>
      </w:r>
      <w:r>
        <w:t>just before Eq. (9) in</w:t>
      </w:r>
      <w:r w:rsidR="000244F9">
        <w:t xml:space="preserve"> </w:t>
      </w:r>
      <w:r>
        <w:rPr>
          <w:rFonts w:ascii="Calibri" w:hAnsi="Calibri" w:cs="Calibri"/>
        </w:rPr>
        <w:t>Φ</w:t>
      </w:r>
      <w:r w:rsidR="000244F9">
        <w:rPr>
          <w:rFonts w:ascii="Calibri" w:hAnsi="Calibri" w:cs="Calibri"/>
        </w:rPr>
        <w:t xml:space="preserve"> </w:t>
      </w:r>
      <w:proofErr w:type="spellStart"/>
      <w:r>
        <w:t>Specd</w:t>
      </w:r>
      <w:proofErr w:type="spellEnd"/>
      <w:r w:rsidR="000244F9">
        <w:t xml:space="preserve"> </w:t>
      </w:r>
      <w:r>
        <w:t>(X). Please check.</w:t>
      </w:r>
    </w:p>
    <w:p w14:paraId="7A3C1A61" w14:textId="235E6589" w:rsidR="00617009" w:rsidRDefault="00FC2AAE" w:rsidP="00FC2AAE">
      <w:r>
        <w:t xml:space="preserve">9. Section A.2.1 – It is not clear what </w:t>
      </w:r>
      <w:proofErr w:type="gramStart"/>
      <w:r>
        <w:t>actually is</w:t>
      </w:r>
      <w:proofErr w:type="gramEnd"/>
      <w:r>
        <w:t xml:space="preserve"> the</w:t>
      </w:r>
      <w:r w:rsidR="000244F9">
        <w:t xml:space="preserve"> </w:t>
      </w:r>
      <w:r>
        <w:t>φ</w:t>
      </w:r>
      <w:r w:rsidR="000244F9">
        <w:t xml:space="preserve"> </w:t>
      </w:r>
      <w:r>
        <w:t>function.  The text suggests it is ad-dimensional function – what is</w:t>
      </w:r>
      <w:r w:rsidR="00F73E95">
        <w:t xml:space="preserve"> </w:t>
      </w:r>
      <w:r>
        <w:t>d?</w:t>
      </w:r>
      <w:r w:rsidR="6BF37790">
        <w:t xml:space="preserve"> </w:t>
      </w:r>
    </w:p>
    <w:p w14:paraId="30D57EE5" w14:textId="0F9A7083" w:rsidR="6BF37790" w:rsidRDefault="6BF37790" w:rsidP="2989D382">
      <w:pPr>
        <w:rPr>
          <w:b/>
          <w:bCs/>
        </w:rPr>
      </w:pPr>
      <w:r w:rsidRPr="2989D382">
        <w:rPr>
          <w:b/>
          <w:bCs/>
        </w:rPr>
        <w:t xml:space="preserve">φ </w:t>
      </w:r>
      <w:r w:rsidR="4D9268A0" w:rsidRPr="2989D382">
        <w:rPr>
          <w:b/>
          <w:bCs/>
        </w:rPr>
        <w:t xml:space="preserve">is the general feature mapping function used to calculate specific kernel, one example could be </w:t>
      </w:r>
      <w:proofErr w:type="spellStart"/>
      <w:r w:rsidR="4D9268A0" w:rsidRPr="2989D382">
        <w:rPr>
          <w:b/>
          <w:bCs/>
        </w:rPr>
        <w:t>φ^spec_l</w:t>
      </w:r>
      <w:proofErr w:type="spellEnd"/>
      <w:r w:rsidR="4D9268A0" w:rsidRPr="2989D382">
        <w:rPr>
          <w:b/>
          <w:bCs/>
        </w:rPr>
        <w:t xml:space="preserve"> mentioned in spectrum kernel. d is the dimension of feature. </w:t>
      </w:r>
    </w:p>
    <w:p w14:paraId="4A160184" w14:textId="77777777" w:rsidR="00617009" w:rsidRDefault="00FC2AAE" w:rsidP="00FC2AAE">
      <w:r>
        <w:t>10. It is not clear how Eq. (17) follows from Eq. (16).</w:t>
      </w:r>
    </w:p>
    <w:p w14:paraId="7E6BC06F" w14:textId="70F408A2" w:rsidR="3F72E88B" w:rsidRDefault="3F72E88B" w:rsidP="2989D382">
      <w:pPr>
        <w:rPr>
          <w:b/>
          <w:bCs/>
        </w:rPr>
      </w:pPr>
      <w:r w:rsidRPr="2989D382">
        <w:rPr>
          <w:b/>
          <w:bCs/>
        </w:rPr>
        <w:t xml:space="preserve">From Eq. (16) to Eq. (17), we follow the definition of kernel. We have restated it in </w:t>
      </w:r>
      <w:r w:rsidR="5873A681" w:rsidRPr="2989D382">
        <w:rPr>
          <w:b/>
          <w:bCs/>
        </w:rPr>
        <w:t>Sec A.2.1 to avoid confusion in revision.</w:t>
      </w:r>
    </w:p>
    <w:p w14:paraId="7967E6F7" w14:textId="22147935" w:rsidR="00617009" w:rsidRDefault="00FC2AAE" w:rsidP="00FC2AAE">
      <w:r>
        <w:t>11. Unit norm definition – Please check the subscripts</w:t>
      </w:r>
      <w:r w:rsidR="00617009">
        <w:t xml:space="preserve"> </w:t>
      </w:r>
      <w:proofErr w:type="spellStart"/>
      <w:proofErr w:type="gramStart"/>
      <w:r>
        <w:t>m,d</w:t>
      </w:r>
      <w:proofErr w:type="spellEnd"/>
      <w:r>
        <w:t>.</w:t>
      </w:r>
      <w:proofErr w:type="gramEnd"/>
    </w:p>
    <w:p w14:paraId="17E97436" w14:textId="4E3E692B" w:rsidR="1376E1BF" w:rsidRDefault="1376E1BF" w:rsidP="2989D382">
      <w:pPr>
        <w:rPr>
          <w:b/>
          <w:bCs/>
        </w:rPr>
      </w:pPr>
      <w:r w:rsidRPr="2989D382">
        <w:rPr>
          <w:b/>
          <w:bCs/>
        </w:rPr>
        <w:t>We’ve fixed all the typos mentioned in points 1-11 above.</w:t>
      </w:r>
    </w:p>
    <w:p w14:paraId="3C7AD43F" w14:textId="45DA6B8A" w:rsidR="00617009" w:rsidRDefault="00FC2AAE" w:rsidP="00FC2AAE">
      <w:r>
        <w:lastRenderedPageBreak/>
        <w:t>12. Figure S</w:t>
      </w:r>
      <w:proofErr w:type="gramStart"/>
      <w:r>
        <w:t>1:–</w:t>
      </w:r>
      <w:proofErr w:type="gramEnd"/>
      <w:r>
        <w:t xml:space="preserve"> What exactly are the rolling averages? Why they don’t start from the same position for all</w:t>
      </w:r>
      <w:r w:rsidR="00617009">
        <w:t xml:space="preserve"> </w:t>
      </w:r>
      <w:proofErr w:type="gramStart"/>
      <w:r>
        <w:t>bases?–</w:t>
      </w:r>
      <w:proofErr w:type="gramEnd"/>
      <w:r>
        <w:t xml:space="preserve"> There is a self-reference to Fig. S1 within the caption.– What is “set X of sequences”?– It would be useful to mention in the caption that these are single nucleotide changes.</w:t>
      </w:r>
    </w:p>
    <w:p w14:paraId="675C62EC" w14:textId="6A3C6C3C" w:rsidR="00F73E95" w:rsidRPr="003D43E0" w:rsidRDefault="009D216E" w:rsidP="00FC2AAE">
      <w:pPr>
        <w:rPr>
          <w:b/>
          <w:bCs/>
        </w:rPr>
      </w:pPr>
      <w:r w:rsidRPr="003D43E0">
        <w:rPr>
          <w:b/>
          <w:bCs/>
        </w:rPr>
        <w:t xml:space="preserve">Part of the main text relating to this plot has been </w:t>
      </w:r>
      <w:r w:rsidR="009353B2" w:rsidRPr="003D43E0">
        <w:rPr>
          <w:b/>
          <w:bCs/>
        </w:rPr>
        <w:t>mistakenly</w:t>
      </w:r>
      <w:r w:rsidRPr="003D43E0">
        <w:rPr>
          <w:b/>
          <w:bCs/>
        </w:rPr>
        <w:t xml:space="preserve"> left in this caption. This has now been fixed</w:t>
      </w:r>
      <w:r w:rsidR="009353B2" w:rsidRPr="003D43E0">
        <w:rPr>
          <w:b/>
          <w:bCs/>
        </w:rPr>
        <w:t xml:space="preserve"> and both main text:</w:t>
      </w:r>
    </w:p>
    <w:p w14:paraId="2B1130DC" w14:textId="038AC029" w:rsidR="009353B2" w:rsidRDefault="00176A44" w:rsidP="00FC2AAE">
      <w:r>
        <w:rPr>
          <w:noProof/>
        </w:rPr>
        <w:drawing>
          <wp:inline distT="0" distB="0" distL="0" distR="0" wp14:anchorId="7CFA967E" wp14:editId="595A0AB3">
            <wp:extent cx="5731510" cy="1816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16100"/>
                    </a:xfrm>
                    <a:prstGeom prst="rect">
                      <a:avLst/>
                    </a:prstGeom>
                  </pic:spPr>
                </pic:pic>
              </a:graphicData>
            </a:graphic>
          </wp:inline>
        </w:drawing>
      </w:r>
    </w:p>
    <w:p w14:paraId="7C2AB639" w14:textId="6E596BDC" w:rsidR="00E45A31" w:rsidRDefault="003D43E0" w:rsidP="00FC2AAE">
      <w:r>
        <w:rPr>
          <w:noProof/>
        </w:rPr>
        <w:drawing>
          <wp:inline distT="0" distB="0" distL="0" distR="0" wp14:anchorId="296037F3" wp14:editId="3A288785">
            <wp:extent cx="5731510" cy="4152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5290"/>
                    </a:xfrm>
                    <a:prstGeom prst="rect">
                      <a:avLst/>
                    </a:prstGeom>
                  </pic:spPr>
                </pic:pic>
              </a:graphicData>
            </a:graphic>
          </wp:inline>
        </w:drawing>
      </w:r>
    </w:p>
    <w:p w14:paraId="778BDA45" w14:textId="1C113F9F" w:rsidR="003D43E0" w:rsidRPr="006331B9" w:rsidRDefault="003D43E0" w:rsidP="00FC2AAE">
      <w:pPr>
        <w:rPr>
          <w:b/>
          <w:bCs/>
        </w:rPr>
      </w:pPr>
      <w:r w:rsidRPr="006331B9">
        <w:rPr>
          <w:b/>
          <w:bCs/>
        </w:rPr>
        <w:t>and the caption in question:</w:t>
      </w:r>
    </w:p>
    <w:p w14:paraId="5CC28044" w14:textId="4FA2FAE6" w:rsidR="003D43E0" w:rsidRDefault="006331B9" w:rsidP="00FC2AAE">
      <w:r>
        <w:rPr>
          <w:noProof/>
        </w:rPr>
        <w:drawing>
          <wp:inline distT="0" distB="0" distL="0" distR="0" wp14:anchorId="2E70ECE3" wp14:editId="41435865">
            <wp:extent cx="5731510" cy="1092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092200"/>
                    </a:xfrm>
                    <a:prstGeom prst="rect">
                      <a:avLst/>
                    </a:prstGeom>
                  </pic:spPr>
                </pic:pic>
              </a:graphicData>
            </a:graphic>
          </wp:inline>
        </w:drawing>
      </w:r>
    </w:p>
    <w:p w14:paraId="3A802C16" w14:textId="281E5585" w:rsidR="006331B9" w:rsidRPr="006331B9" w:rsidRDefault="006331B9" w:rsidP="00FC2AAE">
      <w:pPr>
        <w:rPr>
          <w:b/>
          <w:bCs/>
        </w:rPr>
      </w:pPr>
      <w:r w:rsidRPr="006331B9">
        <w:rPr>
          <w:b/>
          <w:bCs/>
        </w:rPr>
        <w:t>have been corrected.</w:t>
      </w:r>
    </w:p>
    <w:p w14:paraId="17D32B83" w14:textId="77777777" w:rsidR="00A4547C" w:rsidRPr="00A4547C" w:rsidRDefault="00FC2AAE" w:rsidP="00A4547C">
      <w:r>
        <w:t>13. Figure S2 – “Dash line is...” seems copied from another caption.</w:t>
      </w:r>
    </w:p>
    <w:p w14:paraId="5698E663" w14:textId="655FC9B2" w:rsidR="703D261E" w:rsidRPr="003148BB" w:rsidRDefault="00FA30A8" w:rsidP="4B5DE14A">
      <w:pPr>
        <w:rPr>
          <w:b/>
        </w:rPr>
      </w:pPr>
      <w:r>
        <w:rPr>
          <w:b/>
        </w:rPr>
        <w:t xml:space="preserve">It was a </w:t>
      </w:r>
      <w:proofErr w:type="gramStart"/>
      <w:r>
        <w:rPr>
          <w:b/>
        </w:rPr>
        <w:t>typo,</w:t>
      </w:r>
      <w:proofErr w:type="gramEnd"/>
      <w:r>
        <w:rPr>
          <w:b/>
        </w:rPr>
        <w:t xml:space="preserve"> it has been removed for this </w:t>
      </w:r>
      <w:r w:rsidR="00CA6E6E">
        <w:rPr>
          <w:b/>
        </w:rPr>
        <w:t>revision.</w:t>
      </w:r>
    </w:p>
    <w:p w14:paraId="2D77307D" w14:textId="590006C8" w:rsidR="00341E98" w:rsidRDefault="7EC87065" w:rsidP="00FC2AAE">
      <w:r>
        <w:t>14. Figure S3 – It is not clear what are the projected values</w:t>
      </w:r>
    </w:p>
    <w:p w14:paraId="35C98CEE" w14:textId="77777777" w:rsidR="008C3F8E" w:rsidRDefault="008C3F8E" w:rsidP="008C3F8E">
      <w:r>
        <w:rPr>
          <w:b/>
          <w:bCs/>
        </w:rPr>
        <w:t>To better explain this point, w</w:t>
      </w:r>
      <w:r w:rsidRPr="7BB3B21E">
        <w:rPr>
          <w:b/>
          <w:bCs/>
        </w:rPr>
        <w:t xml:space="preserve">e have updated the caption for Figure S3 </w:t>
      </w:r>
      <w:r>
        <w:rPr>
          <w:b/>
          <w:bCs/>
        </w:rPr>
        <w:t>to read</w:t>
      </w:r>
      <w:r w:rsidRPr="7BB3B21E">
        <w:rPr>
          <w:b/>
          <w:bCs/>
        </w:rPr>
        <w:t>:</w:t>
      </w:r>
    </w:p>
    <w:p w14:paraId="2D158B0F" w14:textId="28010F15" w:rsidR="00341E98" w:rsidRPr="008C3F8E" w:rsidRDefault="008C3F8E" w:rsidP="71F50374">
      <w:pPr>
        <w:rPr>
          <w:b/>
          <w:bCs/>
          <w:strike/>
        </w:rPr>
      </w:pPr>
      <w:r>
        <w:rPr>
          <w:noProof/>
        </w:rPr>
        <w:drawing>
          <wp:inline distT="0" distB="0" distL="0" distR="0" wp14:anchorId="18121FD6" wp14:editId="0A5C08F9">
            <wp:extent cx="5731510" cy="12541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54125"/>
                    </a:xfrm>
                    <a:prstGeom prst="rect">
                      <a:avLst/>
                    </a:prstGeom>
                  </pic:spPr>
                </pic:pic>
              </a:graphicData>
            </a:graphic>
          </wp:inline>
        </w:drawing>
      </w:r>
      <w:r w:rsidR="76940001">
        <w:br/>
      </w:r>
      <w:r w:rsidR="76940001">
        <w:br/>
      </w:r>
      <w:r w:rsidR="56647287">
        <w:t xml:space="preserve">Reviewer: 3 </w:t>
      </w:r>
      <w:r w:rsidR="76940001">
        <w:br/>
      </w:r>
      <w:r w:rsidR="56647287">
        <w:t xml:space="preserve">without review: Figure 3A. I am not sure if random selections should always </w:t>
      </w:r>
      <w:proofErr w:type="gramStart"/>
      <w:r w:rsidR="56647287">
        <w:t>led</w:t>
      </w:r>
      <w:proofErr w:type="gramEnd"/>
      <w:r w:rsidR="56647287">
        <w:t xml:space="preserve"> to such low TIRs compared with the benchmark because of the low dimension of the design space (4096). Have the authors tried to statistically validate the results? Comparison with a random sampling, etc. </w:t>
      </w:r>
    </w:p>
    <w:p w14:paraId="734490C6" w14:textId="3D9D2C39" w:rsidR="0019689B" w:rsidRDefault="00F73B95" w:rsidP="00FC2AAE">
      <w:r w:rsidRPr="00C42C3F">
        <w:rPr>
          <w:b/>
          <w:bCs/>
        </w:rPr>
        <w:lastRenderedPageBreak/>
        <w:t>Our results</w:t>
      </w:r>
      <w:r w:rsidR="00AB0211" w:rsidRPr="00C42C3F">
        <w:rPr>
          <w:b/>
          <w:bCs/>
        </w:rPr>
        <w:t xml:space="preserve"> for random sampling</w:t>
      </w:r>
      <w:r w:rsidRPr="00C42C3F">
        <w:rPr>
          <w:b/>
          <w:bCs/>
        </w:rPr>
        <w:t xml:space="preserve"> are in line with </w:t>
      </w:r>
      <w:r w:rsidR="00AB0211" w:rsidRPr="00C42C3F">
        <w:rPr>
          <w:b/>
          <w:bCs/>
        </w:rPr>
        <w:t>other results published in literature. For example</w:t>
      </w:r>
      <w:r w:rsidR="00A97F9D" w:rsidRPr="00C42C3F">
        <w:rPr>
          <w:b/>
          <w:bCs/>
        </w:rPr>
        <w:t xml:space="preserve">, </w:t>
      </w:r>
      <w:proofErr w:type="spellStart"/>
      <w:r w:rsidR="00A97F9D" w:rsidRPr="00C42C3F">
        <w:rPr>
          <w:b/>
          <w:bCs/>
        </w:rPr>
        <w:t>Hollerer</w:t>
      </w:r>
      <w:proofErr w:type="spellEnd"/>
      <w:r w:rsidR="00A97F9D" w:rsidRPr="00C42C3F">
        <w:rPr>
          <w:b/>
          <w:bCs/>
        </w:rPr>
        <w:t xml:space="preserve"> </w:t>
      </w:r>
      <w:r w:rsidR="00A97F9D" w:rsidRPr="00C42C3F">
        <w:rPr>
          <w:b/>
          <w:bCs/>
          <w:i/>
          <w:iCs/>
        </w:rPr>
        <w:t>et al</w:t>
      </w:r>
      <w:r w:rsidR="00A97F9D" w:rsidRPr="00C42C3F">
        <w:rPr>
          <w:b/>
          <w:bCs/>
        </w:rPr>
        <w:t xml:space="preserve">. in their work show relative TIRs for over 300,000 </w:t>
      </w:r>
      <w:r w:rsidR="000711A8" w:rsidRPr="00C42C3F">
        <w:rPr>
          <w:b/>
          <w:bCs/>
        </w:rPr>
        <w:t xml:space="preserve">randomly sampled </w:t>
      </w:r>
      <w:r w:rsidR="00A97F9D" w:rsidRPr="00C42C3F">
        <w:rPr>
          <w:b/>
          <w:bCs/>
        </w:rPr>
        <w:t>RBSs</w:t>
      </w:r>
      <w:r w:rsidR="000711A8" w:rsidRPr="00C42C3F">
        <w:rPr>
          <w:b/>
          <w:bCs/>
        </w:rPr>
        <w:t xml:space="preserve"> in Figure </w:t>
      </w:r>
      <w:r w:rsidR="006A6ED5" w:rsidRPr="00C42C3F">
        <w:rPr>
          <w:b/>
          <w:bCs/>
        </w:rPr>
        <w:t>3b</w:t>
      </w:r>
      <w:r w:rsidR="0042592A">
        <w:rPr>
          <w:b/>
          <w:bCs/>
        </w:rPr>
        <w:t xml:space="preserve"> </w:t>
      </w:r>
      <w:r w:rsidR="0042592A">
        <w:rPr>
          <w:b/>
          <w:bCs/>
        </w:rPr>
        <w:fldChar w:fldCharType="begin" w:fldLock="1"/>
      </w:r>
      <w:r w:rsidR="0042592A">
        <w:rPr>
          <w:b/>
          <w:bCs/>
        </w:rPr>
        <w:instrText>ADDIN CSL_CITATION {"citationItems":[{"id":"ITEM-1","itemData":{"DOI":"10.1038/s41467-020-17222-4","ISSN":"2041-1723","abstract":"Predicting effects of gene regulatory elements (GREs) is a longstanding challenge in biology. Machine learning may address this, but requires large datasets linking GREs to their quantitative function. However, experimental methods to generate such datasets are either application-specific or technically complex and error-prone. Here, we introduce DNA-based phenotypic recording as a widely applicable, practicable approach to generate large-scale sequence-function datasets. We use a site-specific recombinase to directly record a GRE’s effect in DNA, enabling readout of both sequence and quantitative function for extremely large GRE-sets via next-generation sequencing. We record translation kinetics of over 300,000 bacterial ribosome binding sites (RBSs) in &gt;2.7 million sequence-function pairs in a single experiment. Further, we introduce a deep learning approach employing ensembling and uncertainty modelling that predicts RBS function with high accuracy, outperforming state-of-the-art methods. DNA-based phenotypic recording combined with deep learning represents a major advance in our ability to predict function from genetic sequence.","author":[{"dropping-particle":"","family":"Höllerer","given":"Simon","non-dropping-particle":"","parse-names":false,"suffix":""},{"dropping-particle":"","family":"Papaxanthos","given":"Laetitia","non-dropping-particle":"","parse-names":false,"suffix":""},{"dropping-particle":"","family":"Gumpinger","given":"Anja Cathrin","non-dropping-particle":"","parse-names":false,"suffix":""},{"dropping-particle":"","family":"Fischer","given":"Katrin","non-dropping-particle":"","parse-names":false,"suffix":""},{"dropping-particle":"","family":"Beisel","given":"Christian","non-dropping-particle":"","parse-names":false,"suffix":""},{"dropping-particle":"","family":"Borgwardt","given":"Karsten","non-dropping-particle":"","parse-names":false,"suffix":""},{"dropping-particle":"","family":"Benenson","given":"Yaakov","non-dropping-particle":"","parse-names":false,"suffix":""},{"dropping-particle":"","family":"Jeschek","given":"Markus","non-dropping-particle":"","parse-names":false,"suffix":""}],"container-title":"Nature Communications","id":"ITEM-1","issue":"1","issued":{"date-parts":[["2020"]]},"page":"3551","title":"Large-scale DNA-based phenotypic recording and deep learning enable highly accurate sequence-function mapping","type":"article-journal","volume":"11"},"uris":["http://www.mendeley.com/documents/?uuid=859e0a89-cdfe-42d0-8b88-929f4ecdf11e"]}],"mendeley":{"formattedCitation":"[3]","plainTextFormattedCitation":"[3]","previouslyFormattedCitation":"[3]"},"properties":{"noteIndex":0},"schema":"https://github.com/citation-style-language/schema/raw/master/csl-citation.json"}</w:instrText>
      </w:r>
      <w:r w:rsidR="0042592A">
        <w:rPr>
          <w:b/>
          <w:bCs/>
        </w:rPr>
        <w:fldChar w:fldCharType="separate"/>
      </w:r>
      <w:r w:rsidR="0042592A" w:rsidRPr="0042592A">
        <w:rPr>
          <w:bCs/>
          <w:noProof/>
        </w:rPr>
        <w:t>[3]</w:t>
      </w:r>
      <w:r w:rsidR="0042592A">
        <w:rPr>
          <w:b/>
          <w:bCs/>
        </w:rPr>
        <w:fldChar w:fldCharType="end"/>
      </w:r>
      <w:r w:rsidR="006A6ED5" w:rsidRPr="00C42C3F">
        <w:rPr>
          <w:b/>
          <w:bCs/>
        </w:rPr>
        <w:t>. There, one can see that most</w:t>
      </w:r>
      <w:r w:rsidR="00550862">
        <w:rPr>
          <w:b/>
          <w:bCs/>
        </w:rPr>
        <w:t xml:space="preserve"> </w:t>
      </w:r>
      <w:r w:rsidR="006A6ED5" w:rsidRPr="00C42C3F">
        <w:rPr>
          <w:b/>
          <w:bCs/>
        </w:rPr>
        <w:t xml:space="preserve">randomly generated RBSs perform </w:t>
      </w:r>
      <w:r w:rsidR="00C9673B" w:rsidRPr="00C42C3F">
        <w:rPr>
          <w:b/>
          <w:bCs/>
        </w:rPr>
        <w:t xml:space="preserve">worse by at least 25% compared to the strongest sequences. In our case the benchmark </w:t>
      </w:r>
      <w:r w:rsidR="00F35FE9" w:rsidRPr="00C42C3F">
        <w:rPr>
          <w:b/>
          <w:bCs/>
        </w:rPr>
        <w:t xml:space="preserve">sequence is very </w:t>
      </w:r>
      <w:proofErr w:type="gramStart"/>
      <w:r w:rsidR="00F35FE9" w:rsidRPr="00C42C3F">
        <w:rPr>
          <w:b/>
          <w:bCs/>
        </w:rPr>
        <w:t>strong</w:t>
      </w:r>
      <w:proofErr w:type="gramEnd"/>
      <w:r w:rsidR="00F35FE9" w:rsidRPr="00C42C3F">
        <w:rPr>
          <w:b/>
          <w:bCs/>
        </w:rPr>
        <w:t xml:space="preserve"> and our randomly </w:t>
      </w:r>
      <w:r w:rsidR="00925187" w:rsidRPr="00C42C3F">
        <w:rPr>
          <w:b/>
          <w:bCs/>
        </w:rPr>
        <w:t>sampled sequences also perform at least 25% worse than it does.</w:t>
      </w:r>
      <w:r w:rsidR="00925187">
        <w:t xml:space="preserve">  </w:t>
      </w:r>
      <w:r w:rsidR="00EB15E1">
        <w:br/>
      </w:r>
      <w:r w:rsidR="00EB15E1">
        <w:br/>
        <w:t xml:space="preserve">Figure 3C. Exploitation results are significantly higher than exploration results. I would expect exploration results higher but perhaps it makes sense. Could the authors comment on this? </w:t>
      </w:r>
    </w:p>
    <w:p w14:paraId="0186FF90" w14:textId="12E3D389" w:rsidR="00E76E5F" w:rsidRDefault="00AE2570" w:rsidP="00FC2AAE">
      <w:r w:rsidRPr="00A52973">
        <w:rPr>
          <w:b/>
          <w:bCs/>
        </w:rPr>
        <w:t>While focusing on e</w:t>
      </w:r>
      <w:r w:rsidR="00374894" w:rsidRPr="00A52973">
        <w:rPr>
          <w:b/>
          <w:bCs/>
        </w:rPr>
        <w:t>xploitation</w:t>
      </w:r>
      <w:r w:rsidRPr="00A52973">
        <w:rPr>
          <w:b/>
          <w:bCs/>
        </w:rPr>
        <w:t>, the algorithm</w:t>
      </w:r>
      <w:r w:rsidR="00374894" w:rsidRPr="00A52973">
        <w:rPr>
          <w:b/>
          <w:bCs/>
        </w:rPr>
        <w:t xml:space="preserve"> </w:t>
      </w:r>
      <w:r w:rsidR="00A52973">
        <w:rPr>
          <w:b/>
          <w:bCs/>
        </w:rPr>
        <w:t>recommends</w:t>
      </w:r>
      <w:r w:rsidR="003E52AF" w:rsidRPr="00A52973">
        <w:rPr>
          <w:b/>
          <w:bCs/>
        </w:rPr>
        <w:t xml:space="preserve"> RBSs that have </w:t>
      </w:r>
      <w:r w:rsidR="00B51CE6">
        <w:rPr>
          <w:b/>
          <w:bCs/>
        </w:rPr>
        <w:t>a</w:t>
      </w:r>
      <w:r w:rsidR="003E52AF" w:rsidRPr="00A52973">
        <w:rPr>
          <w:b/>
          <w:bCs/>
        </w:rPr>
        <w:t xml:space="preserve"> high </w:t>
      </w:r>
      <w:r w:rsidR="009417C4">
        <w:rPr>
          <w:b/>
          <w:bCs/>
        </w:rPr>
        <w:t xml:space="preserve">probability of </w:t>
      </w:r>
      <w:r w:rsidR="00C67F07">
        <w:rPr>
          <w:b/>
          <w:bCs/>
        </w:rPr>
        <w:t>having high TIR</w:t>
      </w:r>
      <w:r w:rsidR="0037773C" w:rsidRPr="00A52973">
        <w:rPr>
          <w:b/>
          <w:bCs/>
        </w:rPr>
        <w:t xml:space="preserve">, resulting in overall higher TIR </w:t>
      </w:r>
      <w:r w:rsidR="002C61DC">
        <w:rPr>
          <w:b/>
          <w:bCs/>
        </w:rPr>
        <w:t xml:space="preserve">of recommended </w:t>
      </w:r>
      <w:r w:rsidR="0037773C" w:rsidRPr="00A52973">
        <w:rPr>
          <w:b/>
          <w:bCs/>
        </w:rPr>
        <w:t>RBSs</w:t>
      </w:r>
      <w:r w:rsidR="003E52AF" w:rsidRPr="00A52973">
        <w:rPr>
          <w:b/>
          <w:bCs/>
        </w:rPr>
        <w:t xml:space="preserve">. On the other hand, in exploration, </w:t>
      </w:r>
      <w:r w:rsidRPr="00A52973">
        <w:rPr>
          <w:b/>
          <w:bCs/>
        </w:rPr>
        <w:t xml:space="preserve">algorithm focuses on </w:t>
      </w:r>
      <w:r w:rsidR="00413FBE">
        <w:rPr>
          <w:b/>
          <w:bCs/>
        </w:rPr>
        <w:t>RBSs</w:t>
      </w:r>
      <w:r w:rsidR="002B3A31" w:rsidRPr="00A52973">
        <w:rPr>
          <w:b/>
          <w:bCs/>
        </w:rPr>
        <w:t xml:space="preserve"> that have high uncertainty</w:t>
      </w:r>
      <w:r w:rsidR="001E5473">
        <w:rPr>
          <w:b/>
          <w:bCs/>
        </w:rPr>
        <w:t xml:space="preserve"> of predictions</w:t>
      </w:r>
      <w:r w:rsidR="00413FBE">
        <w:rPr>
          <w:b/>
          <w:bCs/>
        </w:rPr>
        <w:t xml:space="preserve"> </w:t>
      </w:r>
      <w:r w:rsidR="00850526">
        <w:rPr>
          <w:b/>
          <w:bCs/>
        </w:rPr>
        <w:t xml:space="preserve">which </w:t>
      </w:r>
      <w:r w:rsidR="00874081">
        <w:rPr>
          <w:b/>
          <w:bCs/>
        </w:rPr>
        <w:t xml:space="preserve">results in </w:t>
      </w:r>
      <w:r w:rsidR="00FB33DF">
        <w:rPr>
          <w:b/>
          <w:bCs/>
        </w:rPr>
        <w:t xml:space="preserve">an </w:t>
      </w:r>
      <w:r w:rsidR="00874081">
        <w:rPr>
          <w:b/>
          <w:bCs/>
        </w:rPr>
        <w:t>overall lower TIR</w:t>
      </w:r>
      <w:r w:rsidR="00FB33DF">
        <w:rPr>
          <w:b/>
          <w:bCs/>
        </w:rPr>
        <w:t xml:space="preserve"> of recommended</w:t>
      </w:r>
      <w:r w:rsidR="00874081">
        <w:rPr>
          <w:b/>
          <w:bCs/>
        </w:rPr>
        <w:t xml:space="preserve"> RBSs</w:t>
      </w:r>
      <w:r w:rsidR="00415B85">
        <w:rPr>
          <w:b/>
          <w:bCs/>
        </w:rPr>
        <w:t xml:space="preserve"> since there is a higher chance of finding RBSs with low TIR</w:t>
      </w:r>
      <w:r w:rsidR="00874081">
        <w:rPr>
          <w:b/>
          <w:bCs/>
        </w:rPr>
        <w:t xml:space="preserve">. </w:t>
      </w:r>
      <w:r w:rsidR="0008512C">
        <w:rPr>
          <w:b/>
          <w:bCs/>
        </w:rPr>
        <w:t>However, like we mentioned in text, exploration allows for better understanding of the underlying function and, in result, better prediction</w:t>
      </w:r>
      <w:r w:rsidR="003707F0">
        <w:rPr>
          <w:b/>
          <w:bCs/>
        </w:rPr>
        <w:t>s</w:t>
      </w:r>
      <w:r w:rsidR="0008512C">
        <w:rPr>
          <w:b/>
          <w:bCs/>
        </w:rPr>
        <w:t xml:space="preserve"> in subsequent rounds.</w:t>
      </w:r>
      <w:r w:rsidR="00EB15E1">
        <w:br/>
      </w:r>
      <w:r w:rsidR="00EB15E1">
        <w:br/>
        <w:t>I believe that t-SNE is not actually defined.</w:t>
      </w:r>
    </w:p>
    <w:p w14:paraId="387BA76D" w14:textId="5DF5ED10" w:rsidR="00982555" w:rsidRPr="000967A9" w:rsidRDefault="00E45073" w:rsidP="00FC2AAE">
      <w:pPr>
        <w:rPr>
          <w:b/>
          <w:bCs/>
        </w:rPr>
      </w:pPr>
      <w:r w:rsidRPr="000967A9">
        <w:rPr>
          <w:b/>
          <w:bCs/>
        </w:rPr>
        <w:t>We have updated the first sentence of the last paragraph of subsection 3.2 to read:</w:t>
      </w:r>
    </w:p>
    <w:p w14:paraId="25785F13" w14:textId="18D69CF6" w:rsidR="00217D55" w:rsidRDefault="009C5516">
      <w:pPr>
        <w:rPr>
          <w:b/>
          <w:bCs/>
        </w:rPr>
      </w:pPr>
      <w:r>
        <w:rPr>
          <w:noProof/>
        </w:rPr>
        <w:drawing>
          <wp:inline distT="0" distB="0" distL="0" distR="0" wp14:anchorId="4298339E" wp14:editId="640116DA">
            <wp:extent cx="5731510" cy="534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34035"/>
                    </a:xfrm>
                    <a:prstGeom prst="rect">
                      <a:avLst/>
                    </a:prstGeom>
                  </pic:spPr>
                </pic:pic>
              </a:graphicData>
            </a:graphic>
          </wp:inline>
        </w:drawing>
      </w:r>
      <w:r>
        <w:rPr>
          <w:b/>
          <w:bCs/>
        </w:rPr>
        <w:t xml:space="preserve"> </w:t>
      </w:r>
      <w:r w:rsidR="00217D55">
        <w:rPr>
          <w:b/>
          <w:bCs/>
        </w:rPr>
        <w:br w:type="page"/>
      </w:r>
    </w:p>
    <w:p w14:paraId="2502497C" w14:textId="2FF9CC16" w:rsidR="004A6B5D" w:rsidRPr="004A6B5D" w:rsidRDefault="004A6B5D" w:rsidP="00F1536F">
      <w:pPr>
        <w:widowControl w:val="0"/>
        <w:autoSpaceDE w:val="0"/>
        <w:autoSpaceDN w:val="0"/>
        <w:adjustRightInd w:val="0"/>
        <w:spacing w:line="240" w:lineRule="auto"/>
        <w:ind w:left="640" w:hanging="640"/>
        <w:rPr>
          <w:b/>
          <w:bCs/>
          <w:sz w:val="36"/>
          <w:szCs w:val="36"/>
        </w:rPr>
      </w:pPr>
      <w:r w:rsidRPr="004A6B5D">
        <w:rPr>
          <w:b/>
          <w:bCs/>
          <w:sz w:val="36"/>
          <w:szCs w:val="36"/>
        </w:rPr>
        <w:lastRenderedPageBreak/>
        <w:t>References</w:t>
      </w:r>
    </w:p>
    <w:p w14:paraId="56D7840A" w14:textId="7F978ADE" w:rsidR="00ED073E" w:rsidRPr="00ED073E" w:rsidRDefault="001E101B" w:rsidP="00ED073E">
      <w:pPr>
        <w:widowControl w:val="0"/>
        <w:autoSpaceDE w:val="0"/>
        <w:autoSpaceDN w:val="0"/>
        <w:adjustRightInd w:val="0"/>
        <w:spacing w:line="240" w:lineRule="auto"/>
        <w:ind w:left="640" w:hanging="640"/>
        <w:rPr>
          <w:rFonts w:ascii="Calibri" w:hAnsi="Calibri" w:cs="Calibri"/>
          <w:noProof/>
          <w:szCs w:val="24"/>
        </w:rPr>
      </w:pPr>
      <w:r>
        <w:rPr>
          <w:b/>
          <w:bCs/>
        </w:rPr>
        <w:fldChar w:fldCharType="begin" w:fldLock="1"/>
      </w:r>
      <w:r>
        <w:rPr>
          <w:b/>
          <w:bCs/>
        </w:rPr>
        <w:instrText xml:space="preserve">ADDIN Mendeley Bibliography CSL_BIBLIOGRAPHY </w:instrText>
      </w:r>
      <w:r>
        <w:rPr>
          <w:b/>
          <w:bCs/>
        </w:rPr>
        <w:fldChar w:fldCharType="separate"/>
      </w:r>
      <w:r w:rsidR="00ED073E" w:rsidRPr="00ED073E">
        <w:rPr>
          <w:rFonts w:ascii="Calibri" w:hAnsi="Calibri" w:cs="Calibri"/>
          <w:noProof/>
          <w:szCs w:val="24"/>
        </w:rPr>
        <w:t>[1]</w:t>
      </w:r>
      <w:r w:rsidR="00ED073E" w:rsidRPr="00ED073E">
        <w:rPr>
          <w:rFonts w:ascii="Calibri" w:hAnsi="Calibri" w:cs="Calibri"/>
          <w:noProof/>
          <w:szCs w:val="24"/>
        </w:rPr>
        <w:tab/>
        <w:t xml:space="preserve">A. J. Jervis </w:t>
      </w:r>
      <w:r w:rsidR="00ED073E" w:rsidRPr="00ED073E">
        <w:rPr>
          <w:rFonts w:ascii="Calibri" w:hAnsi="Calibri" w:cs="Calibri"/>
          <w:i/>
          <w:iCs/>
          <w:noProof/>
          <w:szCs w:val="24"/>
        </w:rPr>
        <w:t>et al.</w:t>
      </w:r>
      <w:r w:rsidR="00ED073E" w:rsidRPr="00ED073E">
        <w:rPr>
          <w:rFonts w:ascii="Calibri" w:hAnsi="Calibri" w:cs="Calibri"/>
          <w:noProof/>
          <w:szCs w:val="24"/>
        </w:rPr>
        <w:t xml:space="preserve">, “Machine Learning of Designed Translational Control Allows Predictive Pathway Optimization in Escherichia coli,” </w:t>
      </w:r>
      <w:r w:rsidR="00ED073E" w:rsidRPr="00ED073E">
        <w:rPr>
          <w:rFonts w:ascii="Calibri" w:hAnsi="Calibri" w:cs="Calibri"/>
          <w:i/>
          <w:iCs/>
          <w:noProof/>
          <w:szCs w:val="24"/>
        </w:rPr>
        <w:t>ACS Synth. Biol.</w:t>
      </w:r>
      <w:r w:rsidR="00ED073E" w:rsidRPr="00ED073E">
        <w:rPr>
          <w:rFonts w:ascii="Calibri" w:hAnsi="Calibri" w:cs="Calibri"/>
          <w:noProof/>
          <w:szCs w:val="24"/>
        </w:rPr>
        <w:t>, vol. 8, no. 1, pp. 127–136, Jan. 2019, doi: 10.1021/acssynbio.8b00398.</w:t>
      </w:r>
    </w:p>
    <w:p w14:paraId="24F1483B"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[2]</w:t>
      </w:r>
      <w:r w:rsidRPr="00ED073E">
        <w:rPr>
          <w:rFonts w:ascii="Calibri" w:hAnsi="Calibri" w:cs="Calibri"/>
          <w:noProof/>
          <w:szCs w:val="24"/>
        </w:rPr>
        <w:tab/>
        <w:t xml:space="preserve">Z. Costello and H. G. Martin, “A machine learning approach to predict metabolic pathway dynamics from time-series multiomics data,” </w:t>
      </w:r>
      <w:r w:rsidRPr="00ED073E">
        <w:rPr>
          <w:rFonts w:ascii="Calibri" w:hAnsi="Calibri" w:cs="Calibri"/>
          <w:i/>
          <w:iCs/>
          <w:noProof/>
          <w:szCs w:val="24"/>
        </w:rPr>
        <w:t>npj Syst. Biol. Appl.</w:t>
      </w:r>
      <w:r w:rsidRPr="00ED073E">
        <w:rPr>
          <w:rFonts w:ascii="Calibri" w:hAnsi="Calibri" w:cs="Calibri"/>
          <w:noProof/>
          <w:szCs w:val="24"/>
        </w:rPr>
        <w:t>, vol. 4, no. 1, p. 19, 2018, doi: 10.1038/s41540-018-0054-3.</w:t>
      </w:r>
    </w:p>
    <w:p w14:paraId="576CB5AE"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[3]</w:t>
      </w:r>
      <w:r w:rsidRPr="00ED073E">
        <w:rPr>
          <w:rFonts w:ascii="Calibri" w:hAnsi="Calibri" w:cs="Calibri"/>
          <w:noProof/>
          <w:szCs w:val="24"/>
        </w:rPr>
        <w:tab/>
        <w:t xml:space="preserve">S. Höllerer </w:t>
      </w:r>
      <w:r w:rsidRPr="00ED073E">
        <w:rPr>
          <w:rFonts w:ascii="Calibri" w:hAnsi="Calibri" w:cs="Calibri"/>
          <w:i/>
          <w:iCs/>
          <w:noProof/>
          <w:szCs w:val="24"/>
        </w:rPr>
        <w:t>et al.</w:t>
      </w:r>
      <w:r w:rsidRPr="00ED073E">
        <w:rPr>
          <w:rFonts w:ascii="Calibri" w:hAnsi="Calibri" w:cs="Calibri"/>
          <w:noProof/>
          <w:szCs w:val="24"/>
        </w:rPr>
        <w:t xml:space="preserve">, “Large-scale DNA-based phenotypic recording and deep learning enable highly accurate sequence-function mapping,” </w:t>
      </w:r>
      <w:r w:rsidRPr="00ED073E">
        <w:rPr>
          <w:rFonts w:ascii="Calibri" w:hAnsi="Calibri" w:cs="Calibri"/>
          <w:i/>
          <w:iCs/>
          <w:noProof/>
          <w:szCs w:val="24"/>
        </w:rPr>
        <w:t>Nat. Commun.</w:t>
      </w:r>
      <w:r w:rsidRPr="00ED073E">
        <w:rPr>
          <w:rFonts w:ascii="Calibri" w:hAnsi="Calibri" w:cs="Calibri"/>
          <w:noProof/>
          <w:szCs w:val="24"/>
        </w:rPr>
        <w:t>, vol. 11, no. 1, p. 3551, 2020, doi: 10.1038/s41467-020-17222-4.</w:t>
      </w:r>
    </w:p>
    <w:p w14:paraId="0082C189"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[4]</w:t>
      </w:r>
      <w:r w:rsidRPr="00ED073E">
        <w:rPr>
          <w:rFonts w:ascii="Calibri" w:hAnsi="Calibri" w:cs="Calibri"/>
          <w:noProof/>
          <w:szCs w:val="24"/>
        </w:rPr>
        <w:tab/>
        <w:t xml:space="preserve">P. Opgenorth </w:t>
      </w:r>
      <w:r w:rsidRPr="00ED073E">
        <w:rPr>
          <w:rFonts w:ascii="Calibri" w:hAnsi="Calibri" w:cs="Calibri"/>
          <w:i/>
          <w:iCs/>
          <w:noProof/>
          <w:szCs w:val="24"/>
        </w:rPr>
        <w:t>et al.</w:t>
      </w:r>
      <w:r w:rsidRPr="00ED073E">
        <w:rPr>
          <w:rFonts w:ascii="Calibri" w:hAnsi="Calibri" w:cs="Calibri"/>
          <w:noProof/>
          <w:szCs w:val="24"/>
        </w:rPr>
        <w:t xml:space="preserve">, “Lessons from Two Design–Build–Test–Learn Cycles of Dodecanol Production in Escherichia coli Aided by Machine Learning,” </w:t>
      </w:r>
      <w:r w:rsidRPr="00ED073E">
        <w:rPr>
          <w:rFonts w:ascii="Calibri" w:hAnsi="Calibri" w:cs="Calibri"/>
          <w:i/>
          <w:iCs/>
          <w:noProof/>
          <w:szCs w:val="24"/>
        </w:rPr>
        <w:t>ACS Synth. Biol.</w:t>
      </w:r>
      <w:r w:rsidRPr="00ED073E">
        <w:rPr>
          <w:rFonts w:ascii="Calibri" w:hAnsi="Calibri" w:cs="Calibri"/>
          <w:noProof/>
          <w:szCs w:val="24"/>
        </w:rPr>
        <w:t>, vol. 8, no. 6, pp. 1337–1351, Jun. 2019, doi: 10.1021/acssynbio.9b00020.</w:t>
      </w:r>
    </w:p>
    <w:p w14:paraId="334758C5"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[5]</w:t>
      </w:r>
      <w:r w:rsidRPr="00ED073E">
        <w:rPr>
          <w:rFonts w:ascii="Calibri" w:hAnsi="Calibri" w:cs="Calibri"/>
          <w:noProof/>
          <w:szCs w:val="24"/>
        </w:rPr>
        <w:tab/>
        <w:t xml:space="preserve">J. Beal </w:t>
      </w:r>
      <w:r w:rsidRPr="00ED073E">
        <w:rPr>
          <w:rFonts w:ascii="Calibri" w:hAnsi="Calibri" w:cs="Calibri"/>
          <w:i/>
          <w:iCs/>
          <w:noProof/>
          <w:szCs w:val="24"/>
        </w:rPr>
        <w:t>et al.</w:t>
      </w:r>
      <w:r w:rsidRPr="00ED073E">
        <w:rPr>
          <w:rFonts w:ascii="Calibri" w:hAnsi="Calibri" w:cs="Calibri"/>
          <w:noProof/>
          <w:szCs w:val="24"/>
        </w:rPr>
        <w:t xml:space="preserve">, “Comparative analysis of three studies measuring fluorescence from engineered bacterial genetic constructs,” </w:t>
      </w:r>
      <w:r w:rsidRPr="00ED073E">
        <w:rPr>
          <w:rFonts w:ascii="Calibri" w:hAnsi="Calibri" w:cs="Calibri"/>
          <w:i/>
          <w:iCs/>
          <w:noProof/>
          <w:szCs w:val="24"/>
        </w:rPr>
        <w:t>PLoS One</w:t>
      </w:r>
      <w:r w:rsidRPr="00ED073E">
        <w:rPr>
          <w:rFonts w:ascii="Calibri" w:hAnsi="Calibri" w:cs="Calibri"/>
          <w:noProof/>
          <w:szCs w:val="24"/>
        </w:rPr>
        <w:t>, vol. 16, no. 6, p. e0252263, Jun. 2021, [Online]. Available: https://doi.org/10.1371/journal.pone.0252263.</w:t>
      </w:r>
    </w:p>
    <w:p w14:paraId="532559A7"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[6]</w:t>
      </w:r>
      <w:r w:rsidRPr="00ED073E">
        <w:rPr>
          <w:rFonts w:ascii="Calibri" w:hAnsi="Calibri" w:cs="Calibri"/>
          <w:noProof/>
          <w:szCs w:val="24"/>
        </w:rPr>
        <w:tab/>
        <w:t xml:space="preserve">iGEM, “RBS Catalog,” </w:t>
      </w:r>
      <w:r w:rsidRPr="00ED073E">
        <w:rPr>
          <w:rFonts w:ascii="Calibri" w:hAnsi="Calibri" w:cs="Calibri"/>
          <w:i/>
          <w:iCs/>
          <w:noProof/>
          <w:szCs w:val="24"/>
        </w:rPr>
        <w:t>iGEM Parts Registry</w:t>
      </w:r>
      <w:r w:rsidRPr="00ED073E">
        <w:rPr>
          <w:rFonts w:ascii="Calibri" w:hAnsi="Calibri" w:cs="Calibri"/>
          <w:noProof/>
          <w:szCs w:val="24"/>
        </w:rPr>
        <w:t>. http://parts.igem.org/Ribosome_Binding_Sites/Catalog.</w:t>
      </w:r>
    </w:p>
    <w:p w14:paraId="5AED4A13"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[7]</w:t>
      </w:r>
      <w:r w:rsidRPr="00ED073E">
        <w:rPr>
          <w:rFonts w:ascii="Calibri" w:hAnsi="Calibri" w:cs="Calibri"/>
          <w:noProof/>
          <w:szCs w:val="24"/>
        </w:rPr>
        <w:tab/>
        <w:t xml:space="preserve">M. Jeschek, D. Gerngross, and S. Panke, “Rationally reduced libraries for combinatorial pathway optimization minimizing experimental effort,” </w:t>
      </w:r>
      <w:r w:rsidRPr="00ED073E">
        <w:rPr>
          <w:rFonts w:ascii="Calibri" w:hAnsi="Calibri" w:cs="Calibri"/>
          <w:i/>
          <w:iCs/>
          <w:noProof/>
          <w:szCs w:val="24"/>
        </w:rPr>
        <w:t>Nature communications</w:t>
      </w:r>
      <w:r w:rsidRPr="00ED073E">
        <w:rPr>
          <w:rFonts w:ascii="Calibri" w:hAnsi="Calibri" w:cs="Calibri"/>
          <w:noProof/>
          <w:szCs w:val="24"/>
        </w:rPr>
        <w:t>, vol. 7. Department of Biosystems Science and Engineering, ETH Zurich, Basel 4058, Switzerland., p. 11163, 2016, doi: 10.1038/ncomms11163.</w:t>
      </w:r>
    </w:p>
    <w:p w14:paraId="5C3F9A5C"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[8]</w:t>
      </w:r>
      <w:r w:rsidRPr="00ED073E">
        <w:rPr>
          <w:rFonts w:ascii="Calibri" w:hAnsi="Calibri" w:cs="Calibri"/>
          <w:noProof/>
          <w:szCs w:val="24"/>
        </w:rPr>
        <w:tab/>
        <w:t xml:space="preserve">A. C. Reis and H. M. Salis, “An Automated Model Test System for Systematic Development and Improvement of Gene Expression Models,” </w:t>
      </w:r>
      <w:r w:rsidRPr="00ED073E">
        <w:rPr>
          <w:rFonts w:ascii="Calibri" w:hAnsi="Calibri" w:cs="Calibri"/>
          <w:i/>
          <w:iCs/>
          <w:noProof/>
          <w:szCs w:val="24"/>
        </w:rPr>
        <w:t>ACS Synth. Biol.</w:t>
      </w:r>
      <w:r w:rsidRPr="00ED073E">
        <w:rPr>
          <w:rFonts w:ascii="Calibri" w:hAnsi="Calibri" w:cs="Calibri"/>
          <w:noProof/>
          <w:szCs w:val="24"/>
        </w:rPr>
        <w:t>, vol. 9, no. 11, pp. 3145–3156, Nov. 2020, doi: 10.1021/acssynbio.0c00394.</w:t>
      </w:r>
    </w:p>
    <w:p w14:paraId="0F11A500"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[9]</w:t>
      </w:r>
      <w:r w:rsidRPr="00ED073E">
        <w:rPr>
          <w:rFonts w:ascii="Calibri" w:hAnsi="Calibri" w:cs="Calibri"/>
          <w:noProof/>
          <w:szCs w:val="24"/>
        </w:rPr>
        <w:tab/>
        <w:t xml:space="preserve">B. Reeve, T. Hargest, C. Gilbert, and T. Ellis, “Predicting translation initiation rates for designing synthetic biology,” </w:t>
      </w:r>
      <w:r w:rsidRPr="00ED073E">
        <w:rPr>
          <w:rFonts w:ascii="Calibri" w:hAnsi="Calibri" w:cs="Calibri"/>
          <w:i/>
          <w:iCs/>
          <w:noProof/>
          <w:szCs w:val="24"/>
        </w:rPr>
        <w:t>Front. Bioeng. Biotechnol.</w:t>
      </w:r>
      <w:r w:rsidRPr="00ED073E">
        <w:rPr>
          <w:rFonts w:ascii="Calibri" w:hAnsi="Calibri" w:cs="Calibri"/>
          <w:noProof/>
          <w:szCs w:val="24"/>
        </w:rPr>
        <w:t>, vol. 2, p. 1, Jan. 2014, doi: 10.3389/fbioe.2014.00001.</w:t>
      </w:r>
    </w:p>
    <w:p w14:paraId="32F3A1DB"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[10]</w:t>
      </w:r>
      <w:r w:rsidRPr="00ED073E">
        <w:rPr>
          <w:rFonts w:ascii="Calibri" w:hAnsi="Calibri" w:cs="Calibri"/>
          <w:noProof/>
          <w:szCs w:val="24"/>
        </w:rPr>
        <w:tab/>
        <w:t xml:space="preserve">J.-S. Kang, D.-H. Shin, J.-W. Baek, and K. Chung, “Activity Recommendation Model Using Rank Correlation for Chronic Stress Management,” </w:t>
      </w:r>
      <w:r w:rsidRPr="00ED073E">
        <w:rPr>
          <w:rFonts w:ascii="Calibri" w:hAnsi="Calibri" w:cs="Calibri"/>
          <w:i/>
          <w:iCs/>
          <w:noProof/>
          <w:szCs w:val="24"/>
        </w:rPr>
        <w:t>Appl. Sci.</w:t>
      </w:r>
      <w:r w:rsidRPr="00ED073E">
        <w:rPr>
          <w:rFonts w:ascii="Calibri" w:hAnsi="Calibri" w:cs="Calibri"/>
          <w:noProof/>
          <w:szCs w:val="24"/>
        </w:rPr>
        <w:t>, vol. 9, no. 20, 2019, doi: 10.3390/app9204284.</w:t>
      </w:r>
    </w:p>
    <w:p w14:paraId="47951285"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[11]</w:t>
      </w:r>
      <w:r w:rsidRPr="00ED073E">
        <w:rPr>
          <w:rFonts w:ascii="Calibri" w:hAnsi="Calibri" w:cs="Calibri"/>
          <w:noProof/>
          <w:szCs w:val="24"/>
        </w:rPr>
        <w:tab/>
        <w:t xml:space="preserve">P. Schober, C. Boer, and L. A. Schwarte, “Correlation Coefficients: Appropriate Use and Interpretation,” </w:t>
      </w:r>
      <w:r w:rsidRPr="00ED073E">
        <w:rPr>
          <w:rFonts w:ascii="Calibri" w:hAnsi="Calibri" w:cs="Calibri"/>
          <w:i/>
          <w:iCs/>
          <w:noProof/>
          <w:szCs w:val="24"/>
        </w:rPr>
        <w:t>Anesth. Analg.</w:t>
      </w:r>
      <w:r w:rsidRPr="00ED073E">
        <w:rPr>
          <w:rFonts w:ascii="Calibri" w:hAnsi="Calibri" w:cs="Calibri"/>
          <w:noProof/>
          <w:szCs w:val="24"/>
        </w:rPr>
        <w:t>, vol. 126, no. 5, 2018, [Online]. Available: https://journals.lww.com/anesthesia-analgesia/Fulltext/2018/05000/Correlation_Coefficients__Appropriate_Use_and.50.aspx.</w:t>
      </w:r>
    </w:p>
    <w:p w14:paraId="3CF4487D"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[12]</w:t>
      </w:r>
      <w:r w:rsidRPr="00ED073E">
        <w:rPr>
          <w:rFonts w:ascii="Calibri" w:hAnsi="Calibri" w:cs="Calibri"/>
          <w:noProof/>
          <w:szCs w:val="24"/>
        </w:rPr>
        <w:tab/>
        <w:t xml:space="preserve">T. Radivojević, Z. Costello, K. Workman, and H. Garcia Martin, “A machine learning Automated Recommendation Tool for synthetic biology,” </w:t>
      </w:r>
      <w:r w:rsidRPr="00ED073E">
        <w:rPr>
          <w:rFonts w:ascii="Calibri" w:hAnsi="Calibri" w:cs="Calibri"/>
          <w:i/>
          <w:iCs/>
          <w:noProof/>
          <w:szCs w:val="24"/>
        </w:rPr>
        <w:t>Nat. Commun.</w:t>
      </w:r>
      <w:r w:rsidRPr="00ED073E">
        <w:rPr>
          <w:rFonts w:ascii="Calibri" w:hAnsi="Calibri" w:cs="Calibri"/>
          <w:noProof/>
          <w:szCs w:val="24"/>
        </w:rPr>
        <w:t>, vol. 11, no. 1, p. 4879, 2020, doi: 10.1038/s41467-020-18008-4.</w:t>
      </w:r>
    </w:p>
    <w:p w14:paraId="028DCAE4"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[13]</w:t>
      </w:r>
      <w:r w:rsidRPr="00ED073E">
        <w:rPr>
          <w:rFonts w:ascii="Calibri" w:hAnsi="Calibri" w:cs="Calibri"/>
          <w:noProof/>
          <w:szCs w:val="24"/>
        </w:rPr>
        <w:tab/>
        <w:t xml:space="preserve">B. Canton, A. Labno, and D. Endy, “Refinement and standardization of synthetic biological parts and devices,” </w:t>
      </w:r>
      <w:r w:rsidRPr="00ED073E">
        <w:rPr>
          <w:rFonts w:ascii="Calibri" w:hAnsi="Calibri" w:cs="Calibri"/>
          <w:i/>
          <w:iCs/>
          <w:noProof/>
          <w:szCs w:val="24"/>
        </w:rPr>
        <w:t>Nat. Biotechnol.</w:t>
      </w:r>
      <w:r w:rsidRPr="00ED073E">
        <w:rPr>
          <w:rFonts w:ascii="Calibri" w:hAnsi="Calibri" w:cs="Calibri"/>
          <w:noProof/>
          <w:szCs w:val="24"/>
        </w:rPr>
        <w:t>, vol. 26, no. 7, pp. 787–793, 2008, doi: 10.1038/nbt1413.</w:t>
      </w:r>
    </w:p>
    <w:p w14:paraId="14AD3A63"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t>[14]</w:t>
      </w:r>
      <w:r w:rsidRPr="00ED073E">
        <w:rPr>
          <w:rFonts w:ascii="Calibri" w:hAnsi="Calibri" w:cs="Calibri"/>
          <w:noProof/>
          <w:szCs w:val="24"/>
        </w:rPr>
        <w:tab/>
        <w:t xml:space="preserve">C. E. Lawson </w:t>
      </w:r>
      <w:r w:rsidRPr="00ED073E">
        <w:rPr>
          <w:rFonts w:ascii="Calibri" w:hAnsi="Calibri" w:cs="Calibri"/>
          <w:i/>
          <w:iCs/>
          <w:noProof/>
          <w:szCs w:val="24"/>
        </w:rPr>
        <w:t>et al.</w:t>
      </w:r>
      <w:r w:rsidRPr="00ED073E">
        <w:rPr>
          <w:rFonts w:ascii="Calibri" w:hAnsi="Calibri" w:cs="Calibri"/>
          <w:noProof/>
          <w:szCs w:val="24"/>
        </w:rPr>
        <w:t xml:space="preserve">, “Machine learning for metabolic engineering: A review,” </w:t>
      </w:r>
      <w:r w:rsidRPr="00ED073E">
        <w:rPr>
          <w:rFonts w:ascii="Calibri" w:hAnsi="Calibri" w:cs="Calibri"/>
          <w:i/>
          <w:iCs/>
          <w:noProof/>
          <w:szCs w:val="24"/>
        </w:rPr>
        <w:t>Metab. Eng.</w:t>
      </w:r>
      <w:r w:rsidRPr="00ED073E">
        <w:rPr>
          <w:rFonts w:ascii="Calibri" w:hAnsi="Calibri" w:cs="Calibri"/>
          <w:noProof/>
          <w:szCs w:val="24"/>
        </w:rPr>
        <w:t>, vol. 63, pp. 34–60, 2021, doi: https://doi.org/10.1016/j.ymben.2020.10.005.</w:t>
      </w:r>
    </w:p>
    <w:p w14:paraId="54A5AC3A"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szCs w:val="24"/>
        </w:rPr>
      </w:pPr>
      <w:r w:rsidRPr="00ED073E">
        <w:rPr>
          <w:rFonts w:ascii="Calibri" w:hAnsi="Calibri" w:cs="Calibri"/>
          <w:noProof/>
          <w:szCs w:val="24"/>
        </w:rPr>
        <w:lastRenderedPageBreak/>
        <w:t>[15]</w:t>
      </w:r>
      <w:r w:rsidRPr="00ED073E">
        <w:rPr>
          <w:rFonts w:ascii="Calibri" w:hAnsi="Calibri" w:cs="Calibri"/>
          <w:noProof/>
          <w:szCs w:val="24"/>
        </w:rPr>
        <w:tab/>
        <w:t xml:space="preserve">M. HamediRad, R. Chao, S. Weisberg, J. Lian, S. Sinha, and H. Zhao, “Towards a fully automated algorithm driven platform for biosystems design,” </w:t>
      </w:r>
      <w:r w:rsidRPr="00ED073E">
        <w:rPr>
          <w:rFonts w:ascii="Calibri" w:hAnsi="Calibri" w:cs="Calibri"/>
          <w:i/>
          <w:iCs/>
          <w:noProof/>
          <w:szCs w:val="24"/>
        </w:rPr>
        <w:t>Nat. Commun.</w:t>
      </w:r>
      <w:r w:rsidRPr="00ED073E">
        <w:rPr>
          <w:rFonts w:ascii="Calibri" w:hAnsi="Calibri" w:cs="Calibri"/>
          <w:noProof/>
          <w:szCs w:val="24"/>
        </w:rPr>
        <w:t>, vol. 10, no. 1, p. 5150, 2019, doi: 10.1038/s41467-019-13189-z.</w:t>
      </w:r>
    </w:p>
    <w:p w14:paraId="72CD09C1" w14:textId="77777777" w:rsidR="00ED073E" w:rsidRPr="00ED073E" w:rsidRDefault="00ED073E" w:rsidP="00ED073E">
      <w:pPr>
        <w:widowControl w:val="0"/>
        <w:autoSpaceDE w:val="0"/>
        <w:autoSpaceDN w:val="0"/>
        <w:adjustRightInd w:val="0"/>
        <w:spacing w:line="240" w:lineRule="auto"/>
        <w:ind w:left="640" w:hanging="640"/>
        <w:rPr>
          <w:rFonts w:ascii="Calibri" w:hAnsi="Calibri" w:cs="Calibri"/>
          <w:noProof/>
        </w:rPr>
      </w:pPr>
      <w:r w:rsidRPr="00ED073E">
        <w:rPr>
          <w:rFonts w:ascii="Calibri" w:hAnsi="Calibri" w:cs="Calibri"/>
          <w:noProof/>
          <w:szCs w:val="24"/>
        </w:rPr>
        <w:t>[16]</w:t>
      </w:r>
      <w:r w:rsidRPr="00ED073E">
        <w:rPr>
          <w:rFonts w:ascii="Calibri" w:hAnsi="Calibri" w:cs="Calibri"/>
          <w:noProof/>
          <w:szCs w:val="24"/>
        </w:rPr>
        <w:tab/>
        <w:t xml:space="preserve">B. Shahriari, K. Swersky, Z. Wang, R. P. Adams, and N. de Freitas, “Taking the Human Out of the Loop: A Review of Bayesian Optimization,” </w:t>
      </w:r>
      <w:r w:rsidRPr="00ED073E">
        <w:rPr>
          <w:rFonts w:ascii="Calibri" w:hAnsi="Calibri" w:cs="Calibri"/>
          <w:i/>
          <w:iCs/>
          <w:noProof/>
          <w:szCs w:val="24"/>
        </w:rPr>
        <w:t>Proc. IEEE</w:t>
      </w:r>
      <w:r w:rsidRPr="00ED073E">
        <w:rPr>
          <w:rFonts w:ascii="Calibri" w:hAnsi="Calibri" w:cs="Calibri"/>
          <w:noProof/>
          <w:szCs w:val="24"/>
        </w:rPr>
        <w:t>, vol. 104, no. 1, pp. 148–175, 2016, doi: 10.1109/JPROC.2015.2494218.</w:t>
      </w:r>
    </w:p>
    <w:p w14:paraId="6AAA3CD6" w14:textId="7CA15384" w:rsidR="00217D55" w:rsidRPr="00E45073" w:rsidRDefault="001E101B" w:rsidP="00FC2AAE">
      <w:pPr>
        <w:rPr>
          <w:b/>
          <w:bCs/>
        </w:rPr>
      </w:pPr>
      <w:r>
        <w:rPr>
          <w:b/>
          <w:bCs/>
        </w:rPr>
        <w:fldChar w:fldCharType="end"/>
      </w:r>
    </w:p>
    <w:sectPr w:rsidR="00217D55" w:rsidRPr="00E4507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engyan Zhang" w:date="2021-08-04T14:56:00Z" w:initials="MZ">
    <w:p w14:paraId="28B345BB" w14:textId="4B6BCA6E" w:rsidR="0DBACCCA" w:rsidRDefault="49A698B6" w:rsidP="49A698B6">
      <w:pPr>
        <w:pStyle w:val="CommentText"/>
      </w:pPr>
      <w:r>
        <w:t xml:space="preserve">The citation number in the paper and in the response file can be confusing. I suggest </w:t>
      </w:r>
      <w:proofErr w:type="gramStart"/>
      <w:r>
        <w:t>to use</w:t>
      </w:r>
      <w:proofErr w:type="gramEnd"/>
      <w:r>
        <w:t xml:space="preserve"> the citation number in the paper and maybe list them again in the response file for self-completion.</w:t>
      </w:r>
      <w:r w:rsidR="0DBACCCA">
        <w:rPr>
          <w:rStyle w:val="CommentReference"/>
        </w:rPr>
        <w:annotationRef/>
      </w:r>
    </w:p>
    <w:p w14:paraId="74B0D21C" w14:textId="4547AAA7" w:rsidR="0DBACCCA" w:rsidRDefault="49A698B6" w:rsidP="49A698B6">
      <w:pPr>
        <w:pStyle w:val="CommentText"/>
      </w:pPr>
      <w:r>
        <w:t xml:space="preserve"> </w:t>
      </w:r>
      <w:r w:rsidR="0DBACCCA">
        <w:rPr>
          <w:rStyle w:val="CommentReference"/>
        </w:rPr>
        <w:annotationRef/>
      </w:r>
    </w:p>
  </w:comment>
  <w:comment w:id="1" w:author="Holowko, Maciej (L&amp;W, Eveleigh)" w:date="2021-08-06T14:59:00Z" w:initials="HM(E">
    <w:p w14:paraId="37410E2C" w14:textId="662D8EAF" w:rsidR="00082853" w:rsidRDefault="00082853">
      <w:pPr>
        <w:pStyle w:val="CommentText"/>
      </w:pPr>
      <w:r>
        <w:rPr>
          <w:rStyle w:val="CommentReference"/>
        </w:rPr>
        <w:annotationRef/>
      </w:r>
      <w:r>
        <w:t xml:space="preserve">Cheng Soon to decide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 w:author="Ong, Cheng Soon (Data61, Black Mountain)" w:date="2021-08-23T21:29:00Z" w:initials="CS">
    <w:p w14:paraId="065258AC" w14:textId="31FC69CD" w:rsidR="00725976" w:rsidRDefault="00725976">
      <w:pPr>
        <w:pStyle w:val="CommentText"/>
      </w:pPr>
      <w:r>
        <w:rPr>
          <w:rStyle w:val="CommentReference"/>
        </w:rPr>
        <w:annotationRef/>
      </w:r>
      <w:r>
        <w:t>The citation numbers in this file should match the citation numbers in the paper!</w:t>
      </w:r>
    </w:p>
  </w:comment>
  <w:comment w:id="3" w:author="Mengyan Zhang" w:date="2021-09-12T16:45:00Z" w:initials="MZ">
    <w:p w14:paraId="3041DAEA" w14:textId="2AF2CE22" w:rsidR="7BB3B21E" w:rsidRDefault="7BB3B21E">
      <w:pPr>
        <w:pStyle w:val="CommentText"/>
      </w:pPr>
      <w:proofErr w:type="spellStart"/>
      <w:r>
        <w:t>maciej</w:t>
      </w:r>
      <w:proofErr w:type="spellEnd"/>
      <w:r>
        <w:t>, can you address this? Let me know if you need help!</w:t>
      </w:r>
      <w:r>
        <w:rPr>
          <w:rStyle w:val="CommentReference"/>
        </w:rPr>
        <w:annotationRef/>
      </w:r>
    </w:p>
  </w:comment>
  <w:comment w:id="4" w:author="Holowko, Maciej (L&amp;W, Eveleigh)" w:date="2021-09-13T13:54:00Z" w:initials="HM(E">
    <w:p w14:paraId="307A5F31" w14:textId="26A36194" w:rsidR="00A75C99" w:rsidRDefault="00A75C99">
      <w:pPr>
        <w:pStyle w:val="CommentText"/>
      </w:pPr>
      <w:r>
        <w:rPr>
          <w:rStyle w:val="CommentReference"/>
        </w:rPr>
        <w:annotationRef/>
      </w:r>
      <w:r w:rsidR="00FD0F67">
        <w:t xml:space="preserve">Still not clear </w:t>
      </w:r>
      <w:r w:rsidR="00C579AB">
        <w:t>–</w:t>
      </w:r>
      <w:r w:rsidR="00FD0F67">
        <w:t xml:space="preserve"> </w:t>
      </w:r>
      <w:r w:rsidR="00C579AB">
        <w:t xml:space="preserve">explain the difference between reward function and mean and covariance functions. </w:t>
      </w:r>
      <w:r w:rsidR="008C3F8E">
        <w:t>If the non-zero case mean can be inferred trivially – how is it done? Please copy and paste the part of the appendix showing the updated text.</w:t>
      </w:r>
    </w:p>
  </w:comment>
  <w:comment w:id="6" w:author="Mengyan Zhang" w:date="2021-08-07T16:40:00Z" w:initials="MZ">
    <w:p w14:paraId="4BBE083C" w14:textId="5F3505E9" w:rsidR="71F50374" w:rsidRDefault="71F50374">
      <w:pPr>
        <w:pStyle w:val="CommentText"/>
      </w:pPr>
      <w:r>
        <w:t xml:space="preserve">I've updated please check whether it is clear now, </w:t>
      </w:r>
      <w:proofErr w:type="spellStart"/>
      <w:r>
        <w:t>maciej</w:t>
      </w:r>
      <w:proofErr w:type="spellEnd"/>
      <w:r>
        <w:rPr>
          <w:rStyle w:val="CommentReference"/>
        </w:rPr>
        <w:annotationRef/>
      </w:r>
    </w:p>
  </w:comment>
  <w:comment w:id="7" w:author="Holowko, Maciej (L&amp;W, Eveleigh)" w:date="2021-08-09T17:17:00Z" w:initials="HM(E">
    <w:p w14:paraId="7D061800" w14:textId="455EA66F" w:rsidR="004E7C94" w:rsidRDefault="004E7C94">
      <w:pPr>
        <w:pStyle w:val="CommentText"/>
      </w:pPr>
      <w:r>
        <w:rPr>
          <w:rStyle w:val="CommentReference"/>
        </w:rPr>
        <w:annotationRef/>
      </w:r>
      <w:r>
        <w:t xml:space="preserve">I still don’t fully understand it – maybe Cheng Soon </w:t>
      </w:r>
      <w:r w:rsidR="00A31981">
        <w:t>will have some better idea how to describe it?</w:t>
      </w:r>
    </w:p>
  </w:comment>
  <w:comment w:id="8" w:author="Mengyan Zhang" w:date="2021-09-12T15:42:00Z" w:initials="MZ">
    <w:p w14:paraId="3300D4F1" w14:textId="22CF0914" w:rsidR="7BB3B21E" w:rsidRDefault="7BB3B21E">
      <w:pPr>
        <w:pStyle w:val="CommentText"/>
      </w:pPr>
      <w:proofErr w:type="spellStart"/>
      <w:r>
        <w:t>maciej</w:t>
      </w:r>
      <w:proofErr w:type="spellEnd"/>
      <w:r>
        <w:t xml:space="preserve">, can you be more </w:t>
      </w:r>
      <w:proofErr w:type="spellStart"/>
      <w:r>
        <w:t>procise</w:t>
      </w:r>
      <w:proofErr w:type="spellEnd"/>
      <w:r>
        <w:t xml:space="preserve"> where is not clear?</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4B0D21C" w15:done="0"/>
  <w15:commentEx w15:paraId="37410E2C" w15:paraIdParent="74B0D21C" w15:done="0"/>
  <w15:commentEx w15:paraId="065258AC" w15:paraIdParent="74B0D21C" w15:done="0"/>
  <w15:commentEx w15:paraId="3041DAEA" w15:paraIdParent="74B0D21C" w15:done="0"/>
  <w15:commentEx w15:paraId="307A5F31" w15:done="0"/>
  <w15:commentEx w15:paraId="4BBE083C" w15:done="0"/>
  <w15:commentEx w15:paraId="7D061800" w15:paraIdParent="4BBE083C" w15:done="0"/>
  <w15:commentEx w15:paraId="3300D4F1" w15:paraIdParent="4BBE08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B5292B" w16cex:dateUtc="2021-08-04T04:56:00Z"/>
  <w16cex:commentExtensible w16cex:durableId="24B7CCBD" w16cex:dateUtc="2021-08-06T04:59:00Z"/>
  <w16cex:commentExtensible w16cex:durableId="24CE91B3" w16cex:dateUtc="2021-08-23T11:29:00Z"/>
  <w16cex:commentExtensible w16cex:durableId="0A02A4F3" w16cex:dateUtc="2021-09-12T08:45:00Z"/>
  <w16cex:commentExtensible w16cex:durableId="24E9D685" w16cex:dateUtc="2021-09-13T03:54:00Z"/>
  <w16cex:commentExtensible w16cex:durableId="5EDAA1C7" w16cex:dateUtc="2021-08-07T06:40:00Z"/>
  <w16cex:commentExtensible w16cex:durableId="24BBE1C7" w16cex:dateUtc="2021-08-09T07:17:00Z"/>
  <w16cex:commentExtensible w16cex:durableId="1BC04E62" w16cex:dateUtc="2021-09-12T07: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4B0D21C" w16cid:durableId="24B5292B"/>
  <w16cid:commentId w16cid:paraId="37410E2C" w16cid:durableId="24B7CCBD"/>
  <w16cid:commentId w16cid:paraId="065258AC" w16cid:durableId="24CE91B3"/>
  <w16cid:commentId w16cid:paraId="3041DAEA" w16cid:durableId="0A02A4F3"/>
  <w16cid:commentId w16cid:paraId="307A5F31" w16cid:durableId="24E9D685"/>
  <w16cid:commentId w16cid:paraId="4BBE083C" w16cid:durableId="5EDAA1C7"/>
  <w16cid:commentId w16cid:paraId="7D061800" w16cid:durableId="24BBE1C7"/>
  <w16cid:commentId w16cid:paraId="3300D4F1" w16cid:durableId="1BC04E6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Yu Mincho">
    <w:altName w:val="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10B18"/>
    <w:multiLevelType w:val="multilevel"/>
    <w:tmpl w:val="B434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ngyan Zhang">
    <w15:presenceInfo w15:providerId="AD" w15:userId="S::mengyan.zhang_anu.edu.au#ext#@csiroau.onmicrosoft.com::69c71b4a-2462-44f3-b3fd-d71962db6bce"/>
  </w15:person>
  <w15:person w15:author="Holowko, Maciej (L&amp;W, Eveleigh)">
    <w15:presenceInfo w15:providerId="AD" w15:userId="S::hol428@csiro.au::f71679b5-8efd-4dda-8a18-390f89eaa695"/>
  </w15:person>
  <w15:person w15:author="Ong, Cheng Soon (Data61, Black Mountain)">
    <w15:presenceInfo w15:providerId="AD" w15:userId="S::ong017@csiro.au::00e9ef00-49a8-4a0d-93dd-222fe04462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D07"/>
    <w:rsid w:val="00001436"/>
    <w:rsid w:val="00003420"/>
    <w:rsid w:val="00003B09"/>
    <w:rsid w:val="00004058"/>
    <w:rsid w:val="00007C82"/>
    <w:rsid w:val="00012175"/>
    <w:rsid w:val="00014549"/>
    <w:rsid w:val="00014EE6"/>
    <w:rsid w:val="00015D7D"/>
    <w:rsid w:val="000172E9"/>
    <w:rsid w:val="00017E3B"/>
    <w:rsid w:val="0002238E"/>
    <w:rsid w:val="00023BE9"/>
    <w:rsid w:val="000244F9"/>
    <w:rsid w:val="00031BB2"/>
    <w:rsid w:val="00032AE1"/>
    <w:rsid w:val="000333F5"/>
    <w:rsid w:val="000348E9"/>
    <w:rsid w:val="000364BD"/>
    <w:rsid w:val="00036EAD"/>
    <w:rsid w:val="0003782B"/>
    <w:rsid w:val="0004211C"/>
    <w:rsid w:val="000433DE"/>
    <w:rsid w:val="000434A4"/>
    <w:rsid w:val="000447E3"/>
    <w:rsid w:val="00051D5B"/>
    <w:rsid w:val="00052967"/>
    <w:rsid w:val="00054B13"/>
    <w:rsid w:val="00060260"/>
    <w:rsid w:val="00060596"/>
    <w:rsid w:val="00060F2D"/>
    <w:rsid w:val="000625F9"/>
    <w:rsid w:val="00062D07"/>
    <w:rsid w:val="000640DD"/>
    <w:rsid w:val="000644D9"/>
    <w:rsid w:val="00065E25"/>
    <w:rsid w:val="00066E1B"/>
    <w:rsid w:val="00067231"/>
    <w:rsid w:val="00067CB5"/>
    <w:rsid w:val="00070427"/>
    <w:rsid w:val="000711A8"/>
    <w:rsid w:val="00072806"/>
    <w:rsid w:val="00074A6C"/>
    <w:rsid w:val="00076C1E"/>
    <w:rsid w:val="00077184"/>
    <w:rsid w:val="0007788C"/>
    <w:rsid w:val="000778A7"/>
    <w:rsid w:val="00082853"/>
    <w:rsid w:val="0008512C"/>
    <w:rsid w:val="00090774"/>
    <w:rsid w:val="000910D9"/>
    <w:rsid w:val="00091359"/>
    <w:rsid w:val="00093944"/>
    <w:rsid w:val="000961E2"/>
    <w:rsid w:val="000967A9"/>
    <w:rsid w:val="000A2875"/>
    <w:rsid w:val="000A28E6"/>
    <w:rsid w:val="000A2DFB"/>
    <w:rsid w:val="000A6216"/>
    <w:rsid w:val="000A7972"/>
    <w:rsid w:val="000A7B88"/>
    <w:rsid w:val="000B0347"/>
    <w:rsid w:val="000B2A4A"/>
    <w:rsid w:val="000B2B79"/>
    <w:rsid w:val="000B4160"/>
    <w:rsid w:val="000B57E3"/>
    <w:rsid w:val="000B78AB"/>
    <w:rsid w:val="000C3B10"/>
    <w:rsid w:val="000C4245"/>
    <w:rsid w:val="000C5ACD"/>
    <w:rsid w:val="000C5E19"/>
    <w:rsid w:val="000C7C30"/>
    <w:rsid w:val="000D3A20"/>
    <w:rsid w:val="000D47E4"/>
    <w:rsid w:val="000D484A"/>
    <w:rsid w:val="000D6536"/>
    <w:rsid w:val="000D72BE"/>
    <w:rsid w:val="000D7485"/>
    <w:rsid w:val="000E11BC"/>
    <w:rsid w:val="000E1EAE"/>
    <w:rsid w:val="000E526D"/>
    <w:rsid w:val="000E7A59"/>
    <w:rsid w:val="000F409F"/>
    <w:rsid w:val="000F411A"/>
    <w:rsid w:val="000F4BF1"/>
    <w:rsid w:val="0010046E"/>
    <w:rsid w:val="00101100"/>
    <w:rsid w:val="001014DC"/>
    <w:rsid w:val="00101BFF"/>
    <w:rsid w:val="00101FA7"/>
    <w:rsid w:val="00103871"/>
    <w:rsid w:val="0010405B"/>
    <w:rsid w:val="00110064"/>
    <w:rsid w:val="00114B84"/>
    <w:rsid w:val="00115411"/>
    <w:rsid w:val="001173A2"/>
    <w:rsid w:val="00123A07"/>
    <w:rsid w:val="001278AC"/>
    <w:rsid w:val="001278F0"/>
    <w:rsid w:val="00136B1D"/>
    <w:rsid w:val="00137528"/>
    <w:rsid w:val="00140801"/>
    <w:rsid w:val="00141589"/>
    <w:rsid w:val="00141988"/>
    <w:rsid w:val="00144430"/>
    <w:rsid w:val="001469FF"/>
    <w:rsid w:val="00147F24"/>
    <w:rsid w:val="001506CE"/>
    <w:rsid w:val="00151EE3"/>
    <w:rsid w:val="001524BD"/>
    <w:rsid w:val="00152C2D"/>
    <w:rsid w:val="0015559F"/>
    <w:rsid w:val="0015629F"/>
    <w:rsid w:val="00157485"/>
    <w:rsid w:val="00160274"/>
    <w:rsid w:val="001605FE"/>
    <w:rsid w:val="001607F6"/>
    <w:rsid w:val="00160855"/>
    <w:rsid w:val="00161F1D"/>
    <w:rsid w:val="00162555"/>
    <w:rsid w:val="001636F1"/>
    <w:rsid w:val="0016421B"/>
    <w:rsid w:val="00165BB3"/>
    <w:rsid w:val="00167D3E"/>
    <w:rsid w:val="00170825"/>
    <w:rsid w:val="00170ADB"/>
    <w:rsid w:val="001739ED"/>
    <w:rsid w:val="00176A44"/>
    <w:rsid w:val="00180EEE"/>
    <w:rsid w:val="00181872"/>
    <w:rsid w:val="00181E03"/>
    <w:rsid w:val="00183554"/>
    <w:rsid w:val="00184BDA"/>
    <w:rsid w:val="001857EE"/>
    <w:rsid w:val="00186582"/>
    <w:rsid w:val="001865FB"/>
    <w:rsid w:val="00187F90"/>
    <w:rsid w:val="00188890"/>
    <w:rsid w:val="001929DE"/>
    <w:rsid w:val="00194975"/>
    <w:rsid w:val="00196687"/>
    <w:rsid w:val="0019689B"/>
    <w:rsid w:val="00196ACF"/>
    <w:rsid w:val="001A20C4"/>
    <w:rsid w:val="001A2D00"/>
    <w:rsid w:val="001A2D6B"/>
    <w:rsid w:val="001A3C40"/>
    <w:rsid w:val="001A41FF"/>
    <w:rsid w:val="001A4F83"/>
    <w:rsid w:val="001A7AB7"/>
    <w:rsid w:val="001B19AF"/>
    <w:rsid w:val="001B1CE5"/>
    <w:rsid w:val="001B2A91"/>
    <w:rsid w:val="001B4D22"/>
    <w:rsid w:val="001B4F9C"/>
    <w:rsid w:val="001B53EF"/>
    <w:rsid w:val="001B5420"/>
    <w:rsid w:val="001C0CB8"/>
    <w:rsid w:val="001C267E"/>
    <w:rsid w:val="001C2C35"/>
    <w:rsid w:val="001C36F0"/>
    <w:rsid w:val="001C3C10"/>
    <w:rsid w:val="001C5523"/>
    <w:rsid w:val="001C5AEC"/>
    <w:rsid w:val="001D111A"/>
    <w:rsid w:val="001D1334"/>
    <w:rsid w:val="001D49A7"/>
    <w:rsid w:val="001D5B98"/>
    <w:rsid w:val="001D745A"/>
    <w:rsid w:val="001D7A1F"/>
    <w:rsid w:val="001E101B"/>
    <w:rsid w:val="001E1F20"/>
    <w:rsid w:val="001E3E29"/>
    <w:rsid w:val="001E4986"/>
    <w:rsid w:val="001E52DE"/>
    <w:rsid w:val="001E5473"/>
    <w:rsid w:val="001E579C"/>
    <w:rsid w:val="001E5B3B"/>
    <w:rsid w:val="001F1554"/>
    <w:rsid w:val="001F36EE"/>
    <w:rsid w:val="001F438F"/>
    <w:rsid w:val="001F49E1"/>
    <w:rsid w:val="001F684B"/>
    <w:rsid w:val="00200A68"/>
    <w:rsid w:val="00203477"/>
    <w:rsid w:val="00203D5D"/>
    <w:rsid w:val="00204357"/>
    <w:rsid w:val="00207A01"/>
    <w:rsid w:val="00210F88"/>
    <w:rsid w:val="00212428"/>
    <w:rsid w:val="00214156"/>
    <w:rsid w:val="00216F46"/>
    <w:rsid w:val="00217D55"/>
    <w:rsid w:val="00220C85"/>
    <w:rsid w:val="0022180A"/>
    <w:rsid w:val="002222B3"/>
    <w:rsid w:val="00222460"/>
    <w:rsid w:val="00224A4E"/>
    <w:rsid w:val="002251E6"/>
    <w:rsid w:val="0022595A"/>
    <w:rsid w:val="00230F3E"/>
    <w:rsid w:val="002311E7"/>
    <w:rsid w:val="002316EA"/>
    <w:rsid w:val="00231C4B"/>
    <w:rsid w:val="00237C96"/>
    <w:rsid w:val="00237E30"/>
    <w:rsid w:val="00246549"/>
    <w:rsid w:val="002466E8"/>
    <w:rsid w:val="00247C25"/>
    <w:rsid w:val="0025077A"/>
    <w:rsid w:val="00253BAD"/>
    <w:rsid w:val="00254DB2"/>
    <w:rsid w:val="0025517D"/>
    <w:rsid w:val="0025560C"/>
    <w:rsid w:val="00261B44"/>
    <w:rsid w:val="00261C7C"/>
    <w:rsid w:val="0026232E"/>
    <w:rsid w:val="00264188"/>
    <w:rsid w:val="00265F9C"/>
    <w:rsid w:val="0026723F"/>
    <w:rsid w:val="00267EA2"/>
    <w:rsid w:val="00270698"/>
    <w:rsid w:val="00273DD9"/>
    <w:rsid w:val="00274981"/>
    <w:rsid w:val="002766E3"/>
    <w:rsid w:val="00276E06"/>
    <w:rsid w:val="00281413"/>
    <w:rsid w:val="00284C15"/>
    <w:rsid w:val="00286EED"/>
    <w:rsid w:val="00293E30"/>
    <w:rsid w:val="00294D33"/>
    <w:rsid w:val="002A04D9"/>
    <w:rsid w:val="002A2088"/>
    <w:rsid w:val="002A2AC7"/>
    <w:rsid w:val="002A7B93"/>
    <w:rsid w:val="002B1EE5"/>
    <w:rsid w:val="002B32BF"/>
    <w:rsid w:val="002B3A31"/>
    <w:rsid w:val="002B4CED"/>
    <w:rsid w:val="002C1C5E"/>
    <w:rsid w:val="002C2450"/>
    <w:rsid w:val="002C36FC"/>
    <w:rsid w:val="002C38B0"/>
    <w:rsid w:val="002C5AA5"/>
    <w:rsid w:val="002C61DC"/>
    <w:rsid w:val="002C7C06"/>
    <w:rsid w:val="002D04C2"/>
    <w:rsid w:val="002D07E2"/>
    <w:rsid w:val="002D4CFF"/>
    <w:rsid w:val="002D58A5"/>
    <w:rsid w:val="002E07A4"/>
    <w:rsid w:val="002E2E9D"/>
    <w:rsid w:val="002E626A"/>
    <w:rsid w:val="002F0CCD"/>
    <w:rsid w:val="002F1050"/>
    <w:rsid w:val="002F1666"/>
    <w:rsid w:val="002F1880"/>
    <w:rsid w:val="002F1E86"/>
    <w:rsid w:val="002F6ECE"/>
    <w:rsid w:val="002F7C6C"/>
    <w:rsid w:val="0030077C"/>
    <w:rsid w:val="00301360"/>
    <w:rsid w:val="00304A74"/>
    <w:rsid w:val="003054AD"/>
    <w:rsid w:val="00305F61"/>
    <w:rsid w:val="003070FE"/>
    <w:rsid w:val="003123D4"/>
    <w:rsid w:val="003148BB"/>
    <w:rsid w:val="00315836"/>
    <w:rsid w:val="00315E54"/>
    <w:rsid w:val="003174D3"/>
    <w:rsid w:val="0032050D"/>
    <w:rsid w:val="0032052C"/>
    <w:rsid w:val="00320772"/>
    <w:rsid w:val="003218F2"/>
    <w:rsid w:val="00321C8A"/>
    <w:rsid w:val="003236AF"/>
    <w:rsid w:val="00325E8A"/>
    <w:rsid w:val="00326267"/>
    <w:rsid w:val="0032631A"/>
    <w:rsid w:val="003307F1"/>
    <w:rsid w:val="0033380A"/>
    <w:rsid w:val="003338B7"/>
    <w:rsid w:val="00341567"/>
    <w:rsid w:val="00341E98"/>
    <w:rsid w:val="00343553"/>
    <w:rsid w:val="0034422D"/>
    <w:rsid w:val="00345881"/>
    <w:rsid w:val="00346434"/>
    <w:rsid w:val="00347E58"/>
    <w:rsid w:val="00350B56"/>
    <w:rsid w:val="003525FF"/>
    <w:rsid w:val="0035485A"/>
    <w:rsid w:val="00355273"/>
    <w:rsid w:val="00355FFC"/>
    <w:rsid w:val="00361388"/>
    <w:rsid w:val="00361C02"/>
    <w:rsid w:val="00365F31"/>
    <w:rsid w:val="003662E6"/>
    <w:rsid w:val="003666DC"/>
    <w:rsid w:val="00366FC2"/>
    <w:rsid w:val="00367373"/>
    <w:rsid w:val="0036771E"/>
    <w:rsid w:val="00367ADD"/>
    <w:rsid w:val="003700B9"/>
    <w:rsid w:val="0037049B"/>
    <w:rsid w:val="003707F0"/>
    <w:rsid w:val="00372515"/>
    <w:rsid w:val="003732DF"/>
    <w:rsid w:val="0037362B"/>
    <w:rsid w:val="00374894"/>
    <w:rsid w:val="0037736D"/>
    <w:rsid w:val="0037773C"/>
    <w:rsid w:val="00377AA5"/>
    <w:rsid w:val="00377F96"/>
    <w:rsid w:val="003803F2"/>
    <w:rsid w:val="003807FD"/>
    <w:rsid w:val="00382DB7"/>
    <w:rsid w:val="003851A6"/>
    <w:rsid w:val="00386BFD"/>
    <w:rsid w:val="003875E8"/>
    <w:rsid w:val="0039187F"/>
    <w:rsid w:val="00391D5B"/>
    <w:rsid w:val="00392D95"/>
    <w:rsid w:val="0039388D"/>
    <w:rsid w:val="003A1879"/>
    <w:rsid w:val="003A3C1D"/>
    <w:rsid w:val="003A525C"/>
    <w:rsid w:val="003A5F18"/>
    <w:rsid w:val="003A67C0"/>
    <w:rsid w:val="003A699E"/>
    <w:rsid w:val="003B061F"/>
    <w:rsid w:val="003B4E52"/>
    <w:rsid w:val="003B5328"/>
    <w:rsid w:val="003B6CA4"/>
    <w:rsid w:val="003B73B9"/>
    <w:rsid w:val="003BAC91"/>
    <w:rsid w:val="003C2611"/>
    <w:rsid w:val="003C29BE"/>
    <w:rsid w:val="003C3B1C"/>
    <w:rsid w:val="003C48A4"/>
    <w:rsid w:val="003C5F64"/>
    <w:rsid w:val="003D01AA"/>
    <w:rsid w:val="003D43E0"/>
    <w:rsid w:val="003D62BC"/>
    <w:rsid w:val="003D6436"/>
    <w:rsid w:val="003D65B9"/>
    <w:rsid w:val="003D6A27"/>
    <w:rsid w:val="003E0117"/>
    <w:rsid w:val="003E0B61"/>
    <w:rsid w:val="003E14E8"/>
    <w:rsid w:val="003E2225"/>
    <w:rsid w:val="003E3456"/>
    <w:rsid w:val="003E4F39"/>
    <w:rsid w:val="003E52AF"/>
    <w:rsid w:val="003F016F"/>
    <w:rsid w:val="003F33A5"/>
    <w:rsid w:val="003F33DD"/>
    <w:rsid w:val="003F3471"/>
    <w:rsid w:val="003F347D"/>
    <w:rsid w:val="003F418A"/>
    <w:rsid w:val="003F482F"/>
    <w:rsid w:val="003F5DAA"/>
    <w:rsid w:val="003F76B8"/>
    <w:rsid w:val="00401D16"/>
    <w:rsid w:val="00407EBD"/>
    <w:rsid w:val="0041079A"/>
    <w:rsid w:val="00411E88"/>
    <w:rsid w:val="0041246C"/>
    <w:rsid w:val="00412724"/>
    <w:rsid w:val="004134CA"/>
    <w:rsid w:val="00413EAB"/>
    <w:rsid w:val="00413FBE"/>
    <w:rsid w:val="00415B85"/>
    <w:rsid w:val="004167B2"/>
    <w:rsid w:val="004209A0"/>
    <w:rsid w:val="0042592A"/>
    <w:rsid w:val="00430CE5"/>
    <w:rsid w:val="00431430"/>
    <w:rsid w:val="00431E76"/>
    <w:rsid w:val="00432F4E"/>
    <w:rsid w:val="004342A2"/>
    <w:rsid w:val="00435C43"/>
    <w:rsid w:val="0043669F"/>
    <w:rsid w:val="00445467"/>
    <w:rsid w:val="00445CE1"/>
    <w:rsid w:val="00456597"/>
    <w:rsid w:val="0046147B"/>
    <w:rsid w:val="004625A6"/>
    <w:rsid w:val="00462CEF"/>
    <w:rsid w:val="00463029"/>
    <w:rsid w:val="004634F3"/>
    <w:rsid w:val="004637F2"/>
    <w:rsid w:val="00463A94"/>
    <w:rsid w:val="00464241"/>
    <w:rsid w:val="00472282"/>
    <w:rsid w:val="00472D6A"/>
    <w:rsid w:val="00473B85"/>
    <w:rsid w:val="00474F29"/>
    <w:rsid w:val="004757A0"/>
    <w:rsid w:val="00475BD7"/>
    <w:rsid w:val="0048178A"/>
    <w:rsid w:val="00484678"/>
    <w:rsid w:val="0049044B"/>
    <w:rsid w:val="00490A8D"/>
    <w:rsid w:val="0049678B"/>
    <w:rsid w:val="004A0299"/>
    <w:rsid w:val="004A07D0"/>
    <w:rsid w:val="004A13B0"/>
    <w:rsid w:val="004A1C72"/>
    <w:rsid w:val="004A3833"/>
    <w:rsid w:val="004A6B5D"/>
    <w:rsid w:val="004B17A7"/>
    <w:rsid w:val="004B4C78"/>
    <w:rsid w:val="004B503C"/>
    <w:rsid w:val="004C3038"/>
    <w:rsid w:val="004C591E"/>
    <w:rsid w:val="004C5CAC"/>
    <w:rsid w:val="004D0233"/>
    <w:rsid w:val="004D1463"/>
    <w:rsid w:val="004D29C4"/>
    <w:rsid w:val="004D41C3"/>
    <w:rsid w:val="004D43C9"/>
    <w:rsid w:val="004D4541"/>
    <w:rsid w:val="004D56BD"/>
    <w:rsid w:val="004D650B"/>
    <w:rsid w:val="004D7D65"/>
    <w:rsid w:val="004E0690"/>
    <w:rsid w:val="004E077E"/>
    <w:rsid w:val="004E242C"/>
    <w:rsid w:val="004E27C7"/>
    <w:rsid w:val="004E3621"/>
    <w:rsid w:val="004E3DC6"/>
    <w:rsid w:val="004E3FAD"/>
    <w:rsid w:val="004E43C1"/>
    <w:rsid w:val="004E48CB"/>
    <w:rsid w:val="004E5F51"/>
    <w:rsid w:val="004E6B67"/>
    <w:rsid w:val="004E6DE3"/>
    <w:rsid w:val="004E7C94"/>
    <w:rsid w:val="004F0518"/>
    <w:rsid w:val="004F0825"/>
    <w:rsid w:val="004F0EA1"/>
    <w:rsid w:val="004F2149"/>
    <w:rsid w:val="004F3A81"/>
    <w:rsid w:val="004F5E09"/>
    <w:rsid w:val="004F749F"/>
    <w:rsid w:val="004F7B00"/>
    <w:rsid w:val="0050168F"/>
    <w:rsid w:val="00501DEC"/>
    <w:rsid w:val="00503EFA"/>
    <w:rsid w:val="005045D7"/>
    <w:rsid w:val="0050488A"/>
    <w:rsid w:val="005048E6"/>
    <w:rsid w:val="00506F6F"/>
    <w:rsid w:val="00510D47"/>
    <w:rsid w:val="00513609"/>
    <w:rsid w:val="005159C5"/>
    <w:rsid w:val="0051600D"/>
    <w:rsid w:val="005168D7"/>
    <w:rsid w:val="0051772D"/>
    <w:rsid w:val="00517C1D"/>
    <w:rsid w:val="00520396"/>
    <w:rsid w:val="00521346"/>
    <w:rsid w:val="005230E5"/>
    <w:rsid w:val="00525EB5"/>
    <w:rsid w:val="00527222"/>
    <w:rsid w:val="00530613"/>
    <w:rsid w:val="00531CE4"/>
    <w:rsid w:val="00531D2F"/>
    <w:rsid w:val="00533691"/>
    <w:rsid w:val="00537927"/>
    <w:rsid w:val="00541274"/>
    <w:rsid w:val="005446D3"/>
    <w:rsid w:val="00550862"/>
    <w:rsid w:val="0055099F"/>
    <w:rsid w:val="00551052"/>
    <w:rsid w:val="00551FCA"/>
    <w:rsid w:val="00552E3E"/>
    <w:rsid w:val="005550BE"/>
    <w:rsid w:val="00555573"/>
    <w:rsid w:val="0055633B"/>
    <w:rsid w:val="005627A2"/>
    <w:rsid w:val="0056429E"/>
    <w:rsid w:val="00564E06"/>
    <w:rsid w:val="005658DC"/>
    <w:rsid w:val="00567DAB"/>
    <w:rsid w:val="0057473D"/>
    <w:rsid w:val="00574AE6"/>
    <w:rsid w:val="00576261"/>
    <w:rsid w:val="00577C58"/>
    <w:rsid w:val="00580ED2"/>
    <w:rsid w:val="005818EF"/>
    <w:rsid w:val="00582E36"/>
    <w:rsid w:val="00584362"/>
    <w:rsid w:val="005855EA"/>
    <w:rsid w:val="00585B22"/>
    <w:rsid w:val="005916E7"/>
    <w:rsid w:val="00591760"/>
    <w:rsid w:val="005936A0"/>
    <w:rsid w:val="00593A01"/>
    <w:rsid w:val="005944DE"/>
    <w:rsid w:val="00595EDE"/>
    <w:rsid w:val="005A35CB"/>
    <w:rsid w:val="005A6558"/>
    <w:rsid w:val="005A65D6"/>
    <w:rsid w:val="005B1F1D"/>
    <w:rsid w:val="005B28E6"/>
    <w:rsid w:val="005B2FA6"/>
    <w:rsid w:val="005B73BE"/>
    <w:rsid w:val="005C34EE"/>
    <w:rsid w:val="005C6293"/>
    <w:rsid w:val="005C6F8A"/>
    <w:rsid w:val="005C7C23"/>
    <w:rsid w:val="005D0C2C"/>
    <w:rsid w:val="005D262A"/>
    <w:rsid w:val="005D3A88"/>
    <w:rsid w:val="005D4D2E"/>
    <w:rsid w:val="005D60AA"/>
    <w:rsid w:val="005D6187"/>
    <w:rsid w:val="005D6B2F"/>
    <w:rsid w:val="005D6E99"/>
    <w:rsid w:val="005E3226"/>
    <w:rsid w:val="005E3CED"/>
    <w:rsid w:val="005E4DCB"/>
    <w:rsid w:val="005E5C4D"/>
    <w:rsid w:val="005E7298"/>
    <w:rsid w:val="005E7BC7"/>
    <w:rsid w:val="005E7CAE"/>
    <w:rsid w:val="005E7DE5"/>
    <w:rsid w:val="005F4C55"/>
    <w:rsid w:val="005F4ED6"/>
    <w:rsid w:val="005F5B2D"/>
    <w:rsid w:val="005F768E"/>
    <w:rsid w:val="005F7F01"/>
    <w:rsid w:val="00602754"/>
    <w:rsid w:val="00603C74"/>
    <w:rsid w:val="00603E22"/>
    <w:rsid w:val="00604B32"/>
    <w:rsid w:val="0060507B"/>
    <w:rsid w:val="00605C9B"/>
    <w:rsid w:val="00607F02"/>
    <w:rsid w:val="0061346F"/>
    <w:rsid w:val="006139F5"/>
    <w:rsid w:val="006166BD"/>
    <w:rsid w:val="00617009"/>
    <w:rsid w:val="00617FDC"/>
    <w:rsid w:val="0062005F"/>
    <w:rsid w:val="00620854"/>
    <w:rsid w:val="00630657"/>
    <w:rsid w:val="0063190D"/>
    <w:rsid w:val="006331B9"/>
    <w:rsid w:val="006344D4"/>
    <w:rsid w:val="00634BF3"/>
    <w:rsid w:val="00634C64"/>
    <w:rsid w:val="00636114"/>
    <w:rsid w:val="00637A31"/>
    <w:rsid w:val="00637C7D"/>
    <w:rsid w:val="00651A0E"/>
    <w:rsid w:val="00652CA6"/>
    <w:rsid w:val="00661D8E"/>
    <w:rsid w:val="0066417E"/>
    <w:rsid w:val="006663CA"/>
    <w:rsid w:val="006672D8"/>
    <w:rsid w:val="00667DAF"/>
    <w:rsid w:val="00671B1C"/>
    <w:rsid w:val="00676483"/>
    <w:rsid w:val="00681FA7"/>
    <w:rsid w:val="00682BBF"/>
    <w:rsid w:val="00683BFB"/>
    <w:rsid w:val="006859F3"/>
    <w:rsid w:val="006862EA"/>
    <w:rsid w:val="00687840"/>
    <w:rsid w:val="00692165"/>
    <w:rsid w:val="00694C1D"/>
    <w:rsid w:val="00695CC3"/>
    <w:rsid w:val="006976DA"/>
    <w:rsid w:val="006A050C"/>
    <w:rsid w:val="006A47EC"/>
    <w:rsid w:val="006A4BC4"/>
    <w:rsid w:val="006A6ED5"/>
    <w:rsid w:val="006A7D1E"/>
    <w:rsid w:val="006B024B"/>
    <w:rsid w:val="006B0B2B"/>
    <w:rsid w:val="006B2049"/>
    <w:rsid w:val="006B3222"/>
    <w:rsid w:val="006B3324"/>
    <w:rsid w:val="006C1C1B"/>
    <w:rsid w:val="006C4AF0"/>
    <w:rsid w:val="006C77FF"/>
    <w:rsid w:val="006C7DD4"/>
    <w:rsid w:val="006D0A92"/>
    <w:rsid w:val="006D58FE"/>
    <w:rsid w:val="006D5F7C"/>
    <w:rsid w:val="006D6B73"/>
    <w:rsid w:val="006D7916"/>
    <w:rsid w:val="006E276A"/>
    <w:rsid w:val="006E3385"/>
    <w:rsid w:val="006E70CE"/>
    <w:rsid w:val="006F1A29"/>
    <w:rsid w:val="006F2488"/>
    <w:rsid w:val="006F3294"/>
    <w:rsid w:val="006F66EA"/>
    <w:rsid w:val="006F702E"/>
    <w:rsid w:val="006F74FF"/>
    <w:rsid w:val="00700268"/>
    <w:rsid w:val="00702B03"/>
    <w:rsid w:val="00703872"/>
    <w:rsid w:val="00703FBE"/>
    <w:rsid w:val="007102AA"/>
    <w:rsid w:val="00710D76"/>
    <w:rsid w:val="00710F6E"/>
    <w:rsid w:val="00710FCC"/>
    <w:rsid w:val="00713412"/>
    <w:rsid w:val="00713AD0"/>
    <w:rsid w:val="00717124"/>
    <w:rsid w:val="0072001B"/>
    <w:rsid w:val="007203A5"/>
    <w:rsid w:val="007219F3"/>
    <w:rsid w:val="00722486"/>
    <w:rsid w:val="00723425"/>
    <w:rsid w:val="00725976"/>
    <w:rsid w:val="00727E3F"/>
    <w:rsid w:val="00731E88"/>
    <w:rsid w:val="00732DB5"/>
    <w:rsid w:val="00733058"/>
    <w:rsid w:val="00733560"/>
    <w:rsid w:val="00733DA5"/>
    <w:rsid w:val="00734837"/>
    <w:rsid w:val="00736F2A"/>
    <w:rsid w:val="00737239"/>
    <w:rsid w:val="00740187"/>
    <w:rsid w:val="00741A47"/>
    <w:rsid w:val="007424CA"/>
    <w:rsid w:val="00742EDD"/>
    <w:rsid w:val="00743062"/>
    <w:rsid w:val="00743FE1"/>
    <w:rsid w:val="00751783"/>
    <w:rsid w:val="0075361B"/>
    <w:rsid w:val="00763A46"/>
    <w:rsid w:val="00764305"/>
    <w:rsid w:val="00764D1A"/>
    <w:rsid w:val="00765A18"/>
    <w:rsid w:val="007664FD"/>
    <w:rsid w:val="00766906"/>
    <w:rsid w:val="00767096"/>
    <w:rsid w:val="00767712"/>
    <w:rsid w:val="00771DE2"/>
    <w:rsid w:val="007739E7"/>
    <w:rsid w:val="007760CF"/>
    <w:rsid w:val="007764DB"/>
    <w:rsid w:val="0077664D"/>
    <w:rsid w:val="00780033"/>
    <w:rsid w:val="00783E21"/>
    <w:rsid w:val="0078585C"/>
    <w:rsid w:val="0078657B"/>
    <w:rsid w:val="0079030D"/>
    <w:rsid w:val="007927ED"/>
    <w:rsid w:val="00792B80"/>
    <w:rsid w:val="00792F3E"/>
    <w:rsid w:val="00793217"/>
    <w:rsid w:val="007938E5"/>
    <w:rsid w:val="00794131"/>
    <w:rsid w:val="00794BEB"/>
    <w:rsid w:val="00794CE3"/>
    <w:rsid w:val="00794E9E"/>
    <w:rsid w:val="007977A4"/>
    <w:rsid w:val="007A3143"/>
    <w:rsid w:val="007A6615"/>
    <w:rsid w:val="007B0FBF"/>
    <w:rsid w:val="007B168D"/>
    <w:rsid w:val="007B190D"/>
    <w:rsid w:val="007B2804"/>
    <w:rsid w:val="007B474C"/>
    <w:rsid w:val="007B4C31"/>
    <w:rsid w:val="007B5037"/>
    <w:rsid w:val="007B5189"/>
    <w:rsid w:val="007B5241"/>
    <w:rsid w:val="007B60A2"/>
    <w:rsid w:val="007B7668"/>
    <w:rsid w:val="007B77B8"/>
    <w:rsid w:val="007C0B0D"/>
    <w:rsid w:val="007C15AE"/>
    <w:rsid w:val="007C1A8D"/>
    <w:rsid w:val="007C3468"/>
    <w:rsid w:val="007C3517"/>
    <w:rsid w:val="007C42D9"/>
    <w:rsid w:val="007C4BB1"/>
    <w:rsid w:val="007C5D7A"/>
    <w:rsid w:val="007C5FFA"/>
    <w:rsid w:val="007C69B5"/>
    <w:rsid w:val="007C6D1D"/>
    <w:rsid w:val="007D1493"/>
    <w:rsid w:val="007D34C3"/>
    <w:rsid w:val="007D44FE"/>
    <w:rsid w:val="007D49BC"/>
    <w:rsid w:val="007D4A46"/>
    <w:rsid w:val="007D6D6F"/>
    <w:rsid w:val="007E0800"/>
    <w:rsid w:val="007E24FA"/>
    <w:rsid w:val="007E333D"/>
    <w:rsid w:val="007E6204"/>
    <w:rsid w:val="007F0818"/>
    <w:rsid w:val="007F1BED"/>
    <w:rsid w:val="007F2745"/>
    <w:rsid w:val="007F4EDE"/>
    <w:rsid w:val="007F567B"/>
    <w:rsid w:val="007F74CA"/>
    <w:rsid w:val="008005E6"/>
    <w:rsid w:val="0080071B"/>
    <w:rsid w:val="008009C1"/>
    <w:rsid w:val="00802123"/>
    <w:rsid w:val="00805E10"/>
    <w:rsid w:val="00810073"/>
    <w:rsid w:val="00813C74"/>
    <w:rsid w:val="00813E70"/>
    <w:rsid w:val="0081459A"/>
    <w:rsid w:val="0081570A"/>
    <w:rsid w:val="008162DE"/>
    <w:rsid w:val="00821E5A"/>
    <w:rsid w:val="00822233"/>
    <w:rsid w:val="00827295"/>
    <w:rsid w:val="008272AF"/>
    <w:rsid w:val="008279EA"/>
    <w:rsid w:val="00831983"/>
    <w:rsid w:val="00835CBB"/>
    <w:rsid w:val="008369D2"/>
    <w:rsid w:val="008445A6"/>
    <w:rsid w:val="0084572B"/>
    <w:rsid w:val="008461CB"/>
    <w:rsid w:val="008469DD"/>
    <w:rsid w:val="008469E8"/>
    <w:rsid w:val="00850526"/>
    <w:rsid w:val="008510E4"/>
    <w:rsid w:val="00855546"/>
    <w:rsid w:val="0086174F"/>
    <w:rsid w:val="0086466D"/>
    <w:rsid w:val="00867B6C"/>
    <w:rsid w:val="00870736"/>
    <w:rsid w:val="00870765"/>
    <w:rsid w:val="00870839"/>
    <w:rsid w:val="00870BED"/>
    <w:rsid w:val="00872453"/>
    <w:rsid w:val="00872999"/>
    <w:rsid w:val="00874081"/>
    <w:rsid w:val="00876DBF"/>
    <w:rsid w:val="00877DCB"/>
    <w:rsid w:val="008793EC"/>
    <w:rsid w:val="0087B3F8"/>
    <w:rsid w:val="0088026B"/>
    <w:rsid w:val="00880595"/>
    <w:rsid w:val="00880F7C"/>
    <w:rsid w:val="00882A4E"/>
    <w:rsid w:val="00885D5E"/>
    <w:rsid w:val="00885D8E"/>
    <w:rsid w:val="0088E16B"/>
    <w:rsid w:val="0089277F"/>
    <w:rsid w:val="00894145"/>
    <w:rsid w:val="008947FF"/>
    <w:rsid w:val="00896727"/>
    <w:rsid w:val="008A602D"/>
    <w:rsid w:val="008A618D"/>
    <w:rsid w:val="008A73C4"/>
    <w:rsid w:val="008B1562"/>
    <w:rsid w:val="008B28A7"/>
    <w:rsid w:val="008B3438"/>
    <w:rsid w:val="008B4FE9"/>
    <w:rsid w:val="008B7BEA"/>
    <w:rsid w:val="008C0BDE"/>
    <w:rsid w:val="008C3F8E"/>
    <w:rsid w:val="008C4464"/>
    <w:rsid w:val="008C5A25"/>
    <w:rsid w:val="008C6C73"/>
    <w:rsid w:val="008D0794"/>
    <w:rsid w:val="008D17DE"/>
    <w:rsid w:val="008D17FF"/>
    <w:rsid w:val="008D1F4D"/>
    <w:rsid w:val="008D2445"/>
    <w:rsid w:val="008D4B71"/>
    <w:rsid w:val="008E34B8"/>
    <w:rsid w:val="008E491C"/>
    <w:rsid w:val="008E5111"/>
    <w:rsid w:val="008E5F70"/>
    <w:rsid w:val="008E673A"/>
    <w:rsid w:val="008F1372"/>
    <w:rsid w:val="008F2840"/>
    <w:rsid w:val="008F2F87"/>
    <w:rsid w:val="008F4046"/>
    <w:rsid w:val="008F7152"/>
    <w:rsid w:val="0090034B"/>
    <w:rsid w:val="009019E4"/>
    <w:rsid w:val="00904CCA"/>
    <w:rsid w:val="00913316"/>
    <w:rsid w:val="0091476A"/>
    <w:rsid w:val="00915F50"/>
    <w:rsid w:val="00917C67"/>
    <w:rsid w:val="00923382"/>
    <w:rsid w:val="00923C77"/>
    <w:rsid w:val="00924F91"/>
    <w:rsid w:val="00925187"/>
    <w:rsid w:val="0092533C"/>
    <w:rsid w:val="0093022E"/>
    <w:rsid w:val="009307E9"/>
    <w:rsid w:val="00930EB2"/>
    <w:rsid w:val="00931009"/>
    <w:rsid w:val="00932F52"/>
    <w:rsid w:val="00932FF2"/>
    <w:rsid w:val="0093411A"/>
    <w:rsid w:val="009341A3"/>
    <w:rsid w:val="009353B2"/>
    <w:rsid w:val="0093669E"/>
    <w:rsid w:val="00937A98"/>
    <w:rsid w:val="009401D2"/>
    <w:rsid w:val="009417C4"/>
    <w:rsid w:val="009437F8"/>
    <w:rsid w:val="00943CAC"/>
    <w:rsid w:val="0094799B"/>
    <w:rsid w:val="009507F7"/>
    <w:rsid w:val="00951DA2"/>
    <w:rsid w:val="0095295A"/>
    <w:rsid w:val="00954833"/>
    <w:rsid w:val="00961909"/>
    <w:rsid w:val="009621B5"/>
    <w:rsid w:val="009630DB"/>
    <w:rsid w:val="00963C43"/>
    <w:rsid w:val="00963C94"/>
    <w:rsid w:val="009642A4"/>
    <w:rsid w:val="0096546F"/>
    <w:rsid w:val="00971DB0"/>
    <w:rsid w:val="00975479"/>
    <w:rsid w:val="00975519"/>
    <w:rsid w:val="009755B8"/>
    <w:rsid w:val="009761FE"/>
    <w:rsid w:val="00981C90"/>
    <w:rsid w:val="00982555"/>
    <w:rsid w:val="00984032"/>
    <w:rsid w:val="009866BE"/>
    <w:rsid w:val="00986887"/>
    <w:rsid w:val="00990FA8"/>
    <w:rsid w:val="00996A42"/>
    <w:rsid w:val="00997A39"/>
    <w:rsid w:val="009A2D5E"/>
    <w:rsid w:val="009A38DC"/>
    <w:rsid w:val="009A3A39"/>
    <w:rsid w:val="009A4D83"/>
    <w:rsid w:val="009A5820"/>
    <w:rsid w:val="009A694A"/>
    <w:rsid w:val="009A7025"/>
    <w:rsid w:val="009B0596"/>
    <w:rsid w:val="009B1F20"/>
    <w:rsid w:val="009B44EA"/>
    <w:rsid w:val="009B72D4"/>
    <w:rsid w:val="009B76BB"/>
    <w:rsid w:val="009C23A2"/>
    <w:rsid w:val="009C5516"/>
    <w:rsid w:val="009C6085"/>
    <w:rsid w:val="009C6978"/>
    <w:rsid w:val="009D216E"/>
    <w:rsid w:val="009D232F"/>
    <w:rsid w:val="009D2633"/>
    <w:rsid w:val="009D6700"/>
    <w:rsid w:val="009D6F8E"/>
    <w:rsid w:val="009E4AD3"/>
    <w:rsid w:val="009E5BC7"/>
    <w:rsid w:val="009E7287"/>
    <w:rsid w:val="009F014C"/>
    <w:rsid w:val="009F046E"/>
    <w:rsid w:val="009F091F"/>
    <w:rsid w:val="009F3EF6"/>
    <w:rsid w:val="009F635A"/>
    <w:rsid w:val="009F6599"/>
    <w:rsid w:val="009F7649"/>
    <w:rsid w:val="00A0101E"/>
    <w:rsid w:val="00A015B1"/>
    <w:rsid w:val="00A05842"/>
    <w:rsid w:val="00A058CD"/>
    <w:rsid w:val="00A07B38"/>
    <w:rsid w:val="00A110CF"/>
    <w:rsid w:val="00A111CC"/>
    <w:rsid w:val="00A11327"/>
    <w:rsid w:val="00A12D23"/>
    <w:rsid w:val="00A137A4"/>
    <w:rsid w:val="00A13ED4"/>
    <w:rsid w:val="00A1426A"/>
    <w:rsid w:val="00A165B1"/>
    <w:rsid w:val="00A209BF"/>
    <w:rsid w:val="00A21BFF"/>
    <w:rsid w:val="00A22939"/>
    <w:rsid w:val="00A230D8"/>
    <w:rsid w:val="00A2707E"/>
    <w:rsid w:val="00A31981"/>
    <w:rsid w:val="00A34EE3"/>
    <w:rsid w:val="00A405EB"/>
    <w:rsid w:val="00A430D9"/>
    <w:rsid w:val="00A436FE"/>
    <w:rsid w:val="00A43B19"/>
    <w:rsid w:val="00A450F3"/>
    <w:rsid w:val="00A4547C"/>
    <w:rsid w:val="00A4728C"/>
    <w:rsid w:val="00A47541"/>
    <w:rsid w:val="00A50287"/>
    <w:rsid w:val="00A5231F"/>
    <w:rsid w:val="00A52973"/>
    <w:rsid w:val="00A53A1E"/>
    <w:rsid w:val="00A544BF"/>
    <w:rsid w:val="00A54E5A"/>
    <w:rsid w:val="00A556E7"/>
    <w:rsid w:val="00A55929"/>
    <w:rsid w:val="00A560DE"/>
    <w:rsid w:val="00A56D01"/>
    <w:rsid w:val="00A6256C"/>
    <w:rsid w:val="00A643C8"/>
    <w:rsid w:val="00A64DEA"/>
    <w:rsid w:val="00A66A33"/>
    <w:rsid w:val="00A701CC"/>
    <w:rsid w:val="00A70869"/>
    <w:rsid w:val="00A7138B"/>
    <w:rsid w:val="00A71A83"/>
    <w:rsid w:val="00A7246A"/>
    <w:rsid w:val="00A7586B"/>
    <w:rsid w:val="00A75C99"/>
    <w:rsid w:val="00A765FC"/>
    <w:rsid w:val="00A76BE0"/>
    <w:rsid w:val="00A93671"/>
    <w:rsid w:val="00A950F7"/>
    <w:rsid w:val="00A97574"/>
    <w:rsid w:val="00A97F9D"/>
    <w:rsid w:val="00AA0E71"/>
    <w:rsid w:val="00AA1375"/>
    <w:rsid w:val="00AA2468"/>
    <w:rsid w:val="00AA2490"/>
    <w:rsid w:val="00AA2937"/>
    <w:rsid w:val="00AA4CC1"/>
    <w:rsid w:val="00AA4FE5"/>
    <w:rsid w:val="00AA6298"/>
    <w:rsid w:val="00AB0211"/>
    <w:rsid w:val="00AB1BAF"/>
    <w:rsid w:val="00AB1E8A"/>
    <w:rsid w:val="00AB48E0"/>
    <w:rsid w:val="00AB7109"/>
    <w:rsid w:val="00AB7F40"/>
    <w:rsid w:val="00AC49AA"/>
    <w:rsid w:val="00AC49BF"/>
    <w:rsid w:val="00AC5854"/>
    <w:rsid w:val="00AC5A01"/>
    <w:rsid w:val="00AC6541"/>
    <w:rsid w:val="00AD154D"/>
    <w:rsid w:val="00AD1909"/>
    <w:rsid w:val="00AD527B"/>
    <w:rsid w:val="00AD52C0"/>
    <w:rsid w:val="00AD6AF0"/>
    <w:rsid w:val="00AE2570"/>
    <w:rsid w:val="00AE2777"/>
    <w:rsid w:val="00AE3199"/>
    <w:rsid w:val="00AE70F4"/>
    <w:rsid w:val="00AF4CBB"/>
    <w:rsid w:val="00AF4D4D"/>
    <w:rsid w:val="00AF4F2D"/>
    <w:rsid w:val="00AF6423"/>
    <w:rsid w:val="00AF675A"/>
    <w:rsid w:val="00B00866"/>
    <w:rsid w:val="00B009F0"/>
    <w:rsid w:val="00B00DDF"/>
    <w:rsid w:val="00B04E72"/>
    <w:rsid w:val="00B05FA0"/>
    <w:rsid w:val="00B06710"/>
    <w:rsid w:val="00B0697D"/>
    <w:rsid w:val="00B0796C"/>
    <w:rsid w:val="00B07D5F"/>
    <w:rsid w:val="00B07E6D"/>
    <w:rsid w:val="00B10955"/>
    <w:rsid w:val="00B1171A"/>
    <w:rsid w:val="00B12624"/>
    <w:rsid w:val="00B1336E"/>
    <w:rsid w:val="00B158F5"/>
    <w:rsid w:val="00B2018B"/>
    <w:rsid w:val="00B20B65"/>
    <w:rsid w:val="00B211DD"/>
    <w:rsid w:val="00B218F3"/>
    <w:rsid w:val="00B21B53"/>
    <w:rsid w:val="00B220D6"/>
    <w:rsid w:val="00B23AAC"/>
    <w:rsid w:val="00B243BF"/>
    <w:rsid w:val="00B26E52"/>
    <w:rsid w:val="00B33184"/>
    <w:rsid w:val="00B35B5C"/>
    <w:rsid w:val="00B40764"/>
    <w:rsid w:val="00B40A3B"/>
    <w:rsid w:val="00B40D0F"/>
    <w:rsid w:val="00B40E7B"/>
    <w:rsid w:val="00B4105E"/>
    <w:rsid w:val="00B43125"/>
    <w:rsid w:val="00B45396"/>
    <w:rsid w:val="00B47764"/>
    <w:rsid w:val="00B50E74"/>
    <w:rsid w:val="00B51CE6"/>
    <w:rsid w:val="00B530AC"/>
    <w:rsid w:val="00B53A0E"/>
    <w:rsid w:val="00B53B74"/>
    <w:rsid w:val="00B54802"/>
    <w:rsid w:val="00B54EB8"/>
    <w:rsid w:val="00B6276C"/>
    <w:rsid w:val="00B646FA"/>
    <w:rsid w:val="00B651F7"/>
    <w:rsid w:val="00B65281"/>
    <w:rsid w:val="00B66002"/>
    <w:rsid w:val="00B6768D"/>
    <w:rsid w:val="00B73850"/>
    <w:rsid w:val="00B77496"/>
    <w:rsid w:val="00B77ACA"/>
    <w:rsid w:val="00B82E88"/>
    <w:rsid w:val="00B83D55"/>
    <w:rsid w:val="00B842DC"/>
    <w:rsid w:val="00B84793"/>
    <w:rsid w:val="00B864AC"/>
    <w:rsid w:val="00B877D6"/>
    <w:rsid w:val="00B87FAC"/>
    <w:rsid w:val="00B920D7"/>
    <w:rsid w:val="00B92730"/>
    <w:rsid w:val="00B94798"/>
    <w:rsid w:val="00B97706"/>
    <w:rsid w:val="00B97D6E"/>
    <w:rsid w:val="00B97F11"/>
    <w:rsid w:val="00BA28FC"/>
    <w:rsid w:val="00BA6A52"/>
    <w:rsid w:val="00BB2B05"/>
    <w:rsid w:val="00BB2E6F"/>
    <w:rsid w:val="00BB67B6"/>
    <w:rsid w:val="00BB7703"/>
    <w:rsid w:val="00BB7CDA"/>
    <w:rsid w:val="00BB7F6F"/>
    <w:rsid w:val="00BB7FFA"/>
    <w:rsid w:val="00BC01CE"/>
    <w:rsid w:val="00BC2489"/>
    <w:rsid w:val="00BC5218"/>
    <w:rsid w:val="00BD0ADF"/>
    <w:rsid w:val="00BD147B"/>
    <w:rsid w:val="00BD2C66"/>
    <w:rsid w:val="00BD53A3"/>
    <w:rsid w:val="00BD6991"/>
    <w:rsid w:val="00BD79FB"/>
    <w:rsid w:val="00BE27DB"/>
    <w:rsid w:val="00BE2BC7"/>
    <w:rsid w:val="00BE5823"/>
    <w:rsid w:val="00BE6B95"/>
    <w:rsid w:val="00BE7BB8"/>
    <w:rsid w:val="00BF30C1"/>
    <w:rsid w:val="00BF659C"/>
    <w:rsid w:val="00C00204"/>
    <w:rsid w:val="00C012D4"/>
    <w:rsid w:val="00C0135A"/>
    <w:rsid w:val="00C01635"/>
    <w:rsid w:val="00C01CA1"/>
    <w:rsid w:val="00C02A89"/>
    <w:rsid w:val="00C045B1"/>
    <w:rsid w:val="00C062AB"/>
    <w:rsid w:val="00C114D7"/>
    <w:rsid w:val="00C137D5"/>
    <w:rsid w:val="00C14315"/>
    <w:rsid w:val="00C165C9"/>
    <w:rsid w:val="00C17D79"/>
    <w:rsid w:val="00C20958"/>
    <w:rsid w:val="00C2276A"/>
    <w:rsid w:val="00C238DA"/>
    <w:rsid w:val="00C2567F"/>
    <w:rsid w:val="00C308FD"/>
    <w:rsid w:val="00C30C16"/>
    <w:rsid w:val="00C30E65"/>
    <w:rsid w:val="00C30EE3"/>
    <w:rsid w:val="00C32D35"/>
    <w:rsid w:val="00C3363D"/>
    <w:rsid w:val="00C400C2"/>
    <w:rsid w:val="00C4111B"/>
    <w:rsid w:val="00C41156"/>
    <w:rsid w:val="00C42119"/>
    <w:rsid w:val="00C4293F"/>
    <w:rsid w:val="00C42C3F"/>
    <w:rsid w:val="00C442C2"/>
    <w:rsid w:val="00C503A0"/>
    <w:rsid w:val="00C50CD7"/>
    <w:rsid w:val="00C50EEE"/>
    <w:rsid w:val="00C52AF9"/>
    <w:rsid w:val="00C563E6"/>
    <w:rsid w:val="00C579AB"/>
    <w:rsid w:val="00C619B1"/>
    <w:rsid w:val="00C61B5E"/>
    <w:rsid w:val="00C6506B"/>
    <w:rsid w:val="00C65500"/>
    <w:rsid w:val="00C66EC9"/>
    <w:rsid w:val="00C671CA"/>
    <w:rsid w:val="00C679EE"/>
    <w:rsid w:val="00C67F07"/>
    <w:rsid w:val="00C70C62"/>
    <w:rsid w:val="00C72ED9"/>
    <w:rsid w:val="00C72F6F"/>
    <w:rsid w:val="00C733C1"/>
    <w:rsid w:val="00C7376F"/>
    <w:rsid w:val="00C74AD4"/>
    <w:rsid w:val="00C74BC5"/>
    <w:rsid w:val="00C75822"/>
    <w:rsid w:val="00C75B7B"/>
    <w:rsid w:val="00C77FE9"/>
    <w:rsid w:val="00C80446"/>
    <w:rsid w:val="00C80FC7"/>
    <w:rsid w:val="00C85116"/>
    <w:rsid w:val="00C90A1A"/>
    <w:rsid w:val="00C92F7F"/>
    <w:rsid w:val="00C93176"/>
    <w:rsid w:val="00C9429E"/>
    <w:rsid w:val="00C947D4"/>
    <w:rsid w:val="00C96489"/>
    <w:rsid w:val="00C9673B"/>
    <w:rsid w:val="00C9674D"/>
    <w:rsid w:val="00CA0871"/>
    <w:rsid w:val="00CA19F7"/>
    <w:rsid w:val="00CA20D0"/>
    <w:rsid w:val="00CA2F02"/>
    <w:rsid w:val="00CA31B4"/>
    <w:rsid w:val="00CA6E6E"/>
    <w:rsid w:val="00CB043F"/>
    <w:rsid w:val="00CB1419"/>
    <w:rsid w:val="00CB1630"/>
    <w:rsid w:val="00CB188F"/>
    <w:rsid w:val="00CB1A16"/>
    <w:rsid w:val="00CB1EFC"/>
    <w:rsid w:val="00CB26D9"/>
    <w:rsid w:val="00CB2811"/>
    <w:rsid w:val="00CB354A"/>
    <w:rsid w:val="00CB464B"/>
    <w:rsid w:val="00CB4A3E"/>
    <w:rsid w:val="00CB5D61"/>
    <w:rsid w:val="00CB721A"/>
    <w:rsid w:val="00CC0017"/>
    <w:rsid w:val="00CC0ECD"/>
    <w:rsid w:val="00CC3355"/>
    <w:rsid w:val="00CC6DF1"/>
    <w:rsid w:val="00CD51F1"/>
    <w:rsid w:val="00CD52CA"/>
    <w:rsid w:val="00CD5F1F"/>
    <w:rsid w:val="00CE01FE"/>
    <w:rsid w:val="00CE0D68"/>
    <w:rsid w:val="00CE22EC"/>
    <w:rsid w:val="00CE308D"/>
    <w:rsid w:val="00CE4643"/>
    <w:rsid w:val="00CE6F03"/>
    <w:rsid w:val="00CF33B6"/>
    <w:rsid w:val="00CF34CA"/>
    <w:rsid w:val="00CF554D"/>
    <w:rsid w:val="00CF627E"/>
    <w:rsid w:val="00CF758C"/>
    <w:rsid w:val="00CF7E77"/>
    <w:rsid w:val="00D000D5"/>
    <w:rsid w:val="00D001B1"/>
    <w:rsid w:val="00D0136E"/>
    <w:rsid w:val="00D01BA0"/>
    <w:rsid w:val="00D05263"/>
    <w:rsid w:val="00D057F6"/>
    <w:rsid w:val="00D05889"/>
    <w:rsid w:val="00D06C96"/>
    <w:rsid w:val="00D129DC"/>
    <w:rsid w:val="00D16708"/>
    <w:rsid w:val="00D1719F"/>
    <w:rsid w:val="00D172A9"/>
    <w:rsid w:val="00D1743C"/>
    <w:rsid w:val="00D21818"/>
    <w:rsid w:val="00D267F3"/>
    <w:rsid w:val="00D2766C"/>
    <w:rsid w:val="00D30AC2"/>
    <w:rsid w:val="00D318A1"/>
    <w:rsid w:val="00D31C47"/>
    <w:rsid w:val="00D31C48"/>
    <w:rsid w:val="00D31D7E"/>
    <w:rsid w:val="00D37EA3"/>
    <w:rsid w:val="00D43441"/>
    <w:rsid w:val="00D4422F"/>
    <w:rsid w:val="00D44F1E"/>
    <w:rsid w:val="00D46D9A"/>
    <w:rsid w:val="00D46FDA"/>
    <w:rsid w:val="00D5035A"/>
    <w:rsid w:val="00D50CD2"/>
    <w:rsid w:val="00D50E78"/>
    <w:rsid w:val="00D527C1"/>
    <w:rsid w:val="00D53403"/>
    <w:rsid w:val="00D544D4"/>
    <w:rsid w:val="00D57756"/>
    <w:rsid w:val="00D57FCB"/>
    <w:rsid w:val="00D60821"/>
    <w:rsid w:val="00D60BC1"/>
    <w:rsid w:val="00D60FEB"/>
    <w:rsid w:val="00D62186"/>
    <w:rsid w:val="00D64655"/>
    <w:rsid w:val="00D65678"/>
    <w:rsid w:val="00D66F53"/>
    <w:rsid w:val="00D714F4"/>
    <w:rsid w:val="00D7246E"/>
    <w:rsid w:val="00D73C94"/>
    <w:rsid w:val="00D74D5A"/>
    <w:rsid w:val="00D75DF9"/>
    <w:rsid w:val="00D7691B"/>
    <w:rsid w:val="00D80167"/>
    <w:rsid w:val="00D816C1"/>
    <w:rsid w:val="00D816F5"/>
    <w:rsid w:val="00D81823"/>
    <w:rsid w:val="00D8192B"/>
    <w:rsid w:val="00D82448"/>
    <w:rsid w:val="00D832C8"/>
    <w:rsid w:val="00D84003"/>
    <w:rsid w:val="00D84A01"/>
    <w:rsid w:val="00D84E8E"/>
    <w:rsid w:val="00D86AE0"/>
    <w:rsid w:val="00D86EA9"/>
    <w:rsid w:val="00D90538"/>
    <w:rsid w:val="00D93462"/>
    <w:rsid w:val="00D9367D"/>
    <w:rsid w:val="00D97498"/>
    <w:rsid w:val="00DA0306"/>
    <w:rsid w:val="00DA18B2"/>
    <w:rsid w:val="00DA4B7A"/>
    <w:rsid w:val="00DA5CBA"/>
    <w:rsid w:val="00DA70E1"/>
    <w:rsid w:val="00DA79A8"/>
    <w:rsid w:val="00DB56A1"/>
    <w:rsid w:val="00DB6CB0"/>
    <w:rsid w:val="00DB71A0"/>
    <w:rsid w:val="00DC25AD"/>
    <w:rsid w:val="00DC2B73"/>
    <w:rsid w:val="00DC31F8"/>
    <w:rsid w:val="00DC5D78"/>
    <w:rsid w:val="00DD034B"/>
    <w:rsid w:val="00DD1A4B"/>
    <w:rsid w:val="00DD1B27"/>
    <w:rsid w:val="00DD201C"/>
    <w:rsid w:val="00DD3F61"/>
    <w:rsid w:val="00DD5305"/>
    <w:rsid w:val="00DD5CF8"/>
    <w:rsid w:val="00DD6FA3"/>
    <w:rsid w:val="00DE1151"/>
    <w:rsid w:val="00DE1380"/>
    <w:rsid w:val="00DE1BFC"/>
    <w:rsid w:val="00DE21EF"/>
    <w:rsid w:val="00DE2DED"/>
    <w:rsid w:val="00DE30BC"/>
    <w:rsid w:val="00DE49AF"/>
    <w:rsid w:val="00DE5110"/>
    <w:rsid w:val="00DE5279"/>
    <w:rsid w:val="00DE5B5B"/>
    <w:rsid w:val="00DF103C"/>
    <w:rsid w:val="00DF3BD9"/>
    <w:rsid w:val="00DF5ABC"/>
    <w:rsid w:val="00DF6AC8"/>
    <w:rsid w:val="00E006A7"/>
    <w:rsid w:val="00E01C02"/>
    <w:rsid w:val="00E02C87"/>
    <w:rsid w:val="00E03E49"/>
    <w:rsid w:val="00E07D7B"/>
    <w:rsid w:val="00E07EF2"/>
    <w:rsid w:val="00E10963"/>
    <w:rsid w:val="00E120FA"/>
    <w:rsid w:val="00E13708"/>
    <w:rsid w:val="00E15C74"/>
    <w:rsid w:val="00E1670B"/>
    <w:rsid w:val="00E21DB2"/>
    <w:rsid w:val="00E22D0A"/>
    <w:rsid w:val="00E24B3A"/>
    <w:rsid w:val="00E27ED1"/>
    <w:rsid w:val="00E30AD9"/>
    <w:rsid w:val="00E33685"/>
    <w:rsid w:val="00E4127C"/>
    <w:rsid w:val="00E41F17"/>
    <w:rsid w:val="00E42D4E"/>
    <w:rsid w:val="00E435A4"/>
    <w:rsid w:val="00E45073"/>
    <w:rsid w:val="00E45A31"/>
    <w:rsid w:val="00E45AA4"/>
    <w:rsid w:val="00E50BF1"/>
    <w:rsid w:val="00E50F6A"/>
    <w:rsid w:val="00E51991"/>
    <w:rsid w:val="00E52BEA"/>
    <w:rsid w:val="00E53431"/>
    <w:rsid w:val="00E5630C"/>
    <w:rsid w:val="00E578E1"/>
    <w:rsid w:val="00E61788"/>
    <w:rsid w:val="00E63FA7"/>
    <w:rsid w:val="00E6452E"/>
    <w:rsid w:val="00E64EEA"/>
    <w:rsid w:val="00E70148"/>
    <w:rsid w:val="00E70168"/>
    <w:rsid w:val="00E70889"/>
    <w:rsid w:val="00E71293"/>
    <w:rsid w:val="00E75884"/>
    <w:rsid w:val="00E76757"/>
    <w:rsid w:val="00E76E5F"/>
    <w:rsid w:val="00E823DC"/>
    <w:rsid w:val="00E8245F"/>
    <w:rsid w:val="00E830FB"/>
    <w:rsid w:val="00E85FAF"/>
    <w:rsid w:val="00E87664"/>
    <w:rsid w:val="00E94442"/>
    <w:rsid w:val="00E945AA"/>
    <w:rsid w:val="00E94909"/>
    <w:rsid w:val="00E94E60"/>
    <w:rsid w:val="00E958DE"/>
    <w:rsid w:val="00E9598C"/>
    <w:rsid w:val="00E96580"/>
    <w:rsid w:val="00E975D9"/>
    <w:rsid w:val="00EA3D44"/>
    <w:rsid w:val="00EA5E7E"/>
    <w:rsid w:val="00EA7969"/>
    <w:rsid w:val="00EB15E1"/>
    <w:rsid w:val="00EB3128"/>
    <w:rsid w:val="00EB3AEA"/>
    <w:rsid w:val="00EB517B"/>
    <w:rsid w:val="00EB5B89"/>
    <w:rsid w:val="00EB6CCD"/>
    <w:rsid w:val="00EC0317"/>
    <w:rsid w:val="00EC1C9D"/>
    <w:rsid w:val="00EC3ADF"/>
    <w:rsid w:val="00EC3D5D"/>
    <w:rsid w:val="00EC5091"/>
    <w:rsid w:val="00EC5476"/>
    <w:rsid w:val="00EC5CF7"/>
    <w:rsid w:val="00EC6890"/>
    <w:rsid w:val="00ED073E"/>
    <w:rsid w:val="00ED197C"/>
    <w:rsid w:val="00ED1C35"/>
    <w:rsid w:val="00ED284A"/>
    <w:rsid w:val="00ED400F"/>
    <w:rsid w:val="00ED4F76"/>
    <w:rsid w:val="00ED7384"/>
    <w:rsid w:val="00ED7F35"/>
    <w:rsid w:val="00EE18FC"/>
    <w:rsid w:val="00EE2452"/>
    <w:rsid w:val="00EE34D7"/>
    <w:rsid w:val="00EE4360"/>
    <w:rsid w:val="00EE47CE"/>
    <w:rsid w:val="00EE4D9D"/>
    <w:rsid w:val="00EE4FBA"/>
    <w:rsid w:val="00EF2393"/>
    <w:rsid w:val="00EF54DB"/>
    <w:rsid w:val="00EF6C9B"/>
    <w:rsid w:val="00EF75A2"/>
    <w:rsid w:val="00F00A95"/>
    <w:rsid w:val="00F00BC1"/>
    <w:rsid w:val="00F02927"/>
    <w:rsid w:val="00F0463C"/>
    <w:rsid w:val="00F05089"/>
    <w:rsid w:val="00F05CED"/>
    <w:rsid w:val="00F10A2C"/>
    <w:rsid w:val="00F11EB5"/>
    <w:rsid w:val="00F129B1"/>
    <w:rsid w:val="00F13456"/>
    <w:rsid w:val="00F134E4"/>
    <w:rsid w:val="00F1446B"/>
    <w:rsid w:val="00F14E2F"/>
    <w:rsid w:val="00F150E6"/>
    <w:rsid w:val="00F1536F"/>
    <w:rsid w:val="00F168F9"/>
    <w:rsid w:val="00F25A6A"/>
    <w:rsid w:val="00F26373"/>
    <w:rsid w:val="00F27E4A"/>
    <w:rsid w:val="00F31E09"/>
    <w:rsid w:val="00F33250"/>
    <w:rsid w:val="00F33E03"/>
    <w:rsid w:val="00F34384"/>
    <w:rsid w:val="00F34B39"/>
    <w:rsid w:val="00F35E9E"/>
    <w:rsid w:val="00F35FE9"/>
    <w:rsid w:val="00F38896"/>
    <w:rsid w:val="00F4300B"/>
    <w:rsid w:val="00F440B6"/>
    <w:rsid w:val="00F46EB8"/>
    <w:rsid w:val="00F47D5C"/>
    <w:rsid w:val="00F47ED2"/>
    <w:rsid w:val="00F50A04"/>
    <w:rsid w:val="00F52A12"/>
    <w:rsid w:val="00F53651"/>
    <w:rsid w:val="00F55AF3"/>
    <w:rsid w:val="00F57BBF"/>
    <w:rsid w:val="00F6108E"/>
    <w:rsid w:val="00F61D87"/>
    <w:rsid w:val="00F61E2B"/>
    <w:rsid w:val="00F62314"/>
    <w:rsid w:val="00F63700"/>
    <w:rsid w:val="00F63E46"/>
    <w:rsid w:val="00F649CD"/>
    <w:rsid w:val="00F6732C"/>
    <w:rsid w:val="00F70688"/>
    <w:rsid w:val="00F72264"/>
    <w:rsid w:val="00F7380F"/>
    <w:rsid w:val="00F73B95"/>
    <w:rsid w:val="00F73E95"/>
    <w:rsid w:val="00F767DD"/>
    <w:rsid w:val="00F81C2F"/>
    <w:rsid w:val="00F81F3D"/>
    <w:rsid w:val="00F822B1"/>
    <w:rsid w:val="00F84F3C"/>
    <w:rsid w:val="00F87DDC"/>
    <w:rsid w:val="00F95142"/>
    <w:rsid w:val="00F9583F"/>
    <w:rsid w:val="00F968AA"/>
    <w:rsid w:val="00F97501"/>
    <w:rsid w:val="00FA2543"/>
    <w:rsid w:val="00FA30A8"/>
    <w:rsid w:val="00FA4213"/>
    <w:rsid w:val="00FA5392"/>
    <w:rsid w:val="00FA57A6"/>
    <w:rsid w:val="00FA5991"/>
    <w:rsid w:val="00FA5D2F"/>
    <w:rsid w:val="00FA6FB0"/>
    <w:rsid w:val="00FA79D7"/>
    <w:rsid w:val="00FB3119"/>
    <w:rsid w:val="00FB33DF"/>
    <w:rsid w:val="00FB3B8C"/>
    <w:rsid w:val="00FB5E9C"/>
    <w:rsid w:val="00FC2AAE"/>
    <w:rsid w:val="00FC40D7"/>
    <w:rsid w:val="00FC6AE0"/>
    <w:rsid w:val="00FD0F67"/>
    <w:rsid w:val="00FD367E"/>
    <w:rsid w:val="00FD3EC3"/>
    <w:rsid w:val="00FD59ED"/>
    <w:rsid w:val="00FD72FE"/>
    <w:rsid w:val="00FE1E63"/>
    <w:rsid w:val="00FE2185"/>
    <w:rsid w:val="00FE5889"/>
    <w:rsid w:val="00FE5B13"/>
    <w:rsid w:val="00FE6B09"/>
    <w:rsid w:val="00FE7F81"/>
    <w:rsid w:val="00FF25DF"/>
    <w:rsid w:val="00FF2D85"/>
    <w:rsid w:val="00FF3FCE"/>
    <w:rsid w:val="00FF416B"/>
    <w:rsid w:val="00FF5879"/>
    <w:rsid w:val="00FF69D4"/>
    <w:rsid w:val="00FF69FB"/>
    <w:rsid w:val="00FF6E6F"/>
    <w:rsid w:val="00FF6FF2"/>
    <w:rsid w:val="0127645A"/>
    <w:rsid w:val="012F91C3"/>
    <w:rsid w:val="015157D3"/>
    <w:rsid w:val="0177422A"/>
    <w:rsid w:val="0181925F"/>
    <w:rsid w:val="0194147F"/>
    <w:rsid w:val="01B8877C"/>
    <w:rsid w:val="01BB9B6D"/>
    <w:rsid w:val="01C98FA5"/>
    <w:rsid w:val="01DA717E"/>
    <w:rsid w:val="022C7FC8"/>
    <w:rsid w:val="02CA3751"/>
    <w:rsid w:val="02D6722D"/>
    <w:rsid w:val="02FF2524"/>
    <w:rsid w:val="0308EF80"/>
    <w:rsid w:val="0353D0A0"/>
    <w:rsid w:val="03AEC325"/>
    <w:rsid w:val="04162D21"/>
    <w:rsid w:val="041DF18F"/>
    <w:rsid w:val="043C1102"/>
    <w:rsid w:val="044F8CE6"/>
    <w:rsid w:val="04D02FB9"/>
    <w:rsid w:val="04E013B2"/>
    <w:rsid w:val="04E90524"/>
    <w:rsid w:val="054F092E"/>
    <w:rsid w:val="057B7705"/>
    <w:rsid w:val="05B1C2D3"/>
    <w:rsid w:val="05D1FB0D"/>
    <w:rsid w:val="063A9F0D"/>
    <w:rsid w:val="063B4D6D"/>
    <w:rsid w:val="06D40A79"/>
    <w:rsid w:val="06E49193"/>
    <w:rsid w:val="06E4CDAE"/>
    <w:rsid w:val="06FEE6C5"/>
    <w:rsid w:val="072F1AD6"/>
    <w:rsid w:val="075184B9"/>
    <w:rsid w:val="07818A67"/>
    <w:rsid w:val="07968795"/>
    <w:rsid w:val="07A999A1"/>
    <w:rsid w:val="07B832D8"/>
    <w:rsid w:val="07DA7E4A"/>
    <w:rsid w:val="07EA2697"/>
    <w:rsid w:val="081B0E73"/>
    <w:rsid w:val="08A49A5F"/>
    <w:rsid w:val="08C33AF9"/>
    <w:rsid w:val="09AC5D5F"/>
    <w:rsid w:val="09AE2800"/>
    <w:rsid w:val="09B26178"/>
    <w:rsid w:val="09B74DA6"/>
    <w:rsid w:val="09C6216D"/>
    <w:rsid w:val="09DBC4C7"/>
    <w:rsid w:val="09F73FB2"/>
    <w:rsid w:val="09FF131C"/>
    <w:rsid w:val="0A213923"/>
    <w:rsid w:val="0A37E30D"/>
    <w:rsid w:val="0A3BB418"/>
    <w:rsid w:val="0A413B84"/>
    <w:rsid w:val="0A44305B"/>
    <w:rsid w:val="0A506243"/>
    <w:rsid w:val="0A720096"/>
    <w:rsid w:val="0A7361A7"/>
    <w:rsid w:val="0A88CCC1"/>
    <w:rsid w:val="0A96520E"/>
    <w:rsid w:val="0AF0BC13"/>
    <w:rsid w:val="0B070BA9"/>
    <w:rsid w:val="0B3D8726"/>
    <w:rsid w:val="0B41A634"/>
    <w:rsid w:val="0B629B22"/>
    <w:rsid w:val="0B7A1279"/>
    <w:rsid w:val="0BA60D64"/>
    <w:rsid w:val="0BA80C59"/>
    <w:rsid w:val="0BB77743"/>
    <w:rsid w:val="0C2FAA60"/>
    <w:rsid w:val="0C402264"/>
    <w:rsid w:val="0C6209CF"/>
    <w:rsid w:val="0C7B8F06"/>
    <w:rsid w:val="0C8A6DBB"/>
    <w:rsid w:val="0C981C0E"/>
    <w:rsid w:val="0CA2BF79"/>
    <w:rsid w:val="0CAE2DA0"/>
    <w:rsid w:val="0D0A0496"/>
    <w:rsid w:val="0D24F66F"/>
    <w:rsid w:val="0D33E8FB"/>
    <w:rsid w:val="0D488EA6"/>
    <w:rsid w:val="0D704E18"/>
    <w:rsid w:val="0D9CBBEF"/>
    <w:rsid w:val="0DB48D95"/>
    <w:rsid w:val="0DBACCCA"/>
    <w:rsid w:val="0E2E31B1"/>
    <w:rsid w:val="0E5936F5"/>
    <w:rsid w:val="0E7D2DD5"/>
    <w:rsid w:val="0EC3BF64"/>
    <w:rsid w:val="0F2C7B7D"/>
    <w:rsid w:val="0F4FE678"/>
    <w:rsid w:val="10183089"/>
    <w:rsid w:val="1033DB4C"/>
    <w:rsid w:val="1036F94A"/>
    <w:rsid w:val="1065F6CB"/>
    <w:rsid w:val="10865E81"/>
    <w:rsid w:val="10E9F83E"/>
    <w:rsid w:val="10FEBAF7"/>
    <w:rsid w:val="11A5FD98"/>
    <w:rsid w:val="11D44FC2"/>
    <w:rsid w:val="121A0842"/>
    <w:rsid w:val="122D2694"/>
    <w:rsid w:val="12484679"/>
    <w:rsid w:val="1293472E"/>
    <w:rsid w:val="1296144D"/>
    <w:rsid w:val="12A72FC9"/>
    <w:rsid w:val="12C59F99"/>
    <w:rsid w:val="12E3E01E"/>
    <w:rsid w:val="12E60063"/>
    <w:rsid w:val="1319B758"/>
    <w:rsid w:val="1376E1BF"/>
    <w:rsid w:val="1384F656"/>
    <w:rsid w:val="1388C65E"/>
    <w:rsid w:val="138E5DBF"/>
    <w:rsid w:val="13CDE665"/>
    <w:rsid w:val="144D02EB"/>
    <w:rsid w:val="1450551D"/>
    <w:rsid w:val="145B73FD"/>
    <w:rsid w:val="1501736E"/>
    <w:rsid w:val="152FE28B"/>
    <w:rsid w:val="153AEE0C"/>
    <w:rsid w:val="1570984B"/>
    <w:rsid w:val="1574751E"/>
    <w:rsid w:val="157E0D92"/>
    <w:rsid w:val="15C7F3F7"/>
    <w:rsid w:val="15E7CEF3"/>
    <w:rsid w:val="15F1FC91"/>
    <w:rsid w:val="1634C4A8"/>
    <w:rsid w:val="1651DEE8"/>
    <w:rsid w:val="16669C2D"/>
    <w:rsid w:val="16C0D5F2"/>
    <w:rsid w:val="16E0C2E1"/>
    <w:rsid w:val="16ED7965"/>
    <w:rsid w:val="17351285"/>
    <w:rsid w:val="174B1E4C"/>
    <w:rsid w:val="175A67FF"/>
    <w:rsid w:val="177A59B4"/>
    <w:rsid w:val="17840C35"/>
    <w:rsid w:val="17F80559"/>
    <w:rsid w:val="17FBBD07"/>
    <w:rsid w:val="1805E631"/>
    <w:rsid w:val="18068E79"/>
    <w:rsid w:val="18198910"/>
    <w:rsid w:val="1847CD99"/>
    <w:rsid w:val="186A7F7C"/>
    <w:rsid w:val="18AEDCDD"/>
    <w:rsid w:val="18CF7EE1"/>
    <w:rsid w:val="18D3F53B"/>
    <w:rsid w:val="190CFBC3"/>
    <w:rsid w:val="19432675"/>
    <w:rsid w:val="19506946"/>
    <w:rsid w:val="19528A2A"/>
    <w:rsid w:val="196B50D1"/>
    <w:rsid w:val="19738A20"/>
    <w:rsid w:val="19969EEB"/>
    <w:rsid w:val="19A1D7A9"/>
    <w:rsid w:val="1A0C6086"/>
    <w:rsid w:val="1A1B22CE"/>
    <w:rsid w:val="1A3A9659"/>
    <w:rsid w:val="1A899755"/>
    <w:rsid w:val="1A96EF00"/>
    <w:rsid w:val="1AA07A0A"/>
    <w:rsid w:val="1AA8D64F"/>
    <w:rsid w:val="1ADF5A6E"/>
    <w:rsid w:val="1AFB31DA"/>
    <w:rsid w:val="1B4F070C"/>
    <w:rsid w:val="1B5D39C9"/>
    <w:rsid w:val="1B63FC3A"/>
    <w:rsid w:val="1BAED872"/>
    <w:rsid w:val="1BB491B4"/>
    <w:rsid w:val="1BE12239"/>
    <w:rsid w:val="1BE99FAE"/>
    <w:rsid w:val="1C006FDF"/>
    <w:rsid w:val="1C3D4A27"/>
    <w:rsid w:val="1C9F2F01"/>
    <w:rsid w:val="1CADFC28"/>
    <w:rsid w:val="1CAF94F7"/>
    <w:rsid w:val="1CC5D38F"/>
    <w:rsid w:val="1D18DD19"/>
    <w:rsid w:val="1D37CFCD"/>
    <w:rsid w:val="1D62ADBA"/>
    <w:rsid w:val="1D71F7E2"/>
    <w:rsid w:val="1D9FDE7A"/>
    <w:rsid w:val="1DCDA645"/>
    <w:rsid w:val="1DDB1A3C"/>
    <w:rsid w:val="1DF50AA5"/>
    <w:rsid w:val="1E02EFCE"/>
    <w:rsid w:val="1E129D34"/>
    <w:rsid w:val="1E43E907"/>
    <w:rsid w:val="1E9F24D7"/>
    <w:rsid w:val="1EB84D34"/>
    <w:rsid w:val="1EE1F56E"/>
    <w:rsid w:val="1EE2461F"/>
    <w:rsid w:val="1EED8DBC"/>
    <w:rsid w:val="1F185C7F"/>
    <w:rsid w:val="1F615A3F"/>
    <w:rsid w:val="1F7E6490"/>
    <w:rsid w:val="1FA9D241"/>
    <w:rsid w:val="1FB3C9E1"/>
    <w:rsid w:val="1FDCF6E3"/>
    <w:rsid w:val="1FE036B8"/>
    <w:rsid w:val="1FE8977A"/>
    <w:rsid w:val="20490A4C"/>
    <w:rsid w:val="20C49E69"/>
    <w:rsid w:val="20D88B6B"/>
    <w:rsid w:val="214A9AD0"/>
    <w:rsid w:val="215B7B2B"/>
    <w:rsid w:val="2164BF4C"/>
    <w:rsid w:val="21696961"/>
    <w:rsid w:val="217B37E0"/>
    <w:rsid w:val="2187D70A"/>
    <w:rsid w:val="219FA573"/>
    <w:rsid w:val="21A68E12"/>
    <w:rsid w:val="21B0CF20"/>
    <w:rsid w:val="21DD12C2"/>
    <w:rsid w:val="21FE1143"/>
    <w:rsid w:val="225A51D7"/>
    <w:rsid w:val="225D6E14"/>
    <w:rsid w:val="2271FD40"/>
    <w:rsid w:val="22957613"/>
    <w:rsid w:val="22968B77"/>
    <w:rsid w:val="22F5B597"/>
    <w:rsid w:val="23195F48"/>
    <w:rsid w:val="231FF2F0"/>
    <w:rsid w:val="23691FEB"/>
    <w:rsid w:val="23DC3817"/>
    <w:rsid w:val="2411EB40"/>
    <w:rsid w:val="241EA0E2"/>
    <w:rsid w:val="24459E9D"/>
    <w:rsid w:val="245D0B2A"/>
    <w:rsid w:val="245D6DB6"/>
    <w:rsid w:val="24B6CC4B"/>
    <w:rsid w:val="24C434B1"/>
    <w:rsid w:val="24D1B272"/>
    <w:rsid w:val="24E10D82"/>
    <w:rsid w:val="24FAC1D6"/>
    <w:rsid w:val="2548DC83"/>
    <w:rsid w:val="25827DE0"/>
    <w:rsid w:val="25840307"/>
    <w:rsid w:val="25D2E309"/>
    <w:rsid w:val="2603D247"/>
    <w:rsid w:val="261C4D58"/>
    <w:rsid w:val="2643D0D6"/>
    <w:rsid w:val="268A3DED"/>
    <w:rsid w:val="269B5119"/>
    <w:rsid w:val="26B6ACBF"/>
    <w:rsid w:val="2706DDC0"/>
    <w:rsid w:val="2715D008"/>
    <w:rsid w:val="271730D3"/>
    <w:rsid w:val="27A70464"/>
    <w:rsid w:val="27B8DC93"/>
    <w:rsid w:val="27D69395"/>
    <w:rsid w:val="27DFA137"/>
    <w:rsid w:val="28270B68"/>
    <w:rsid w:val="282E2BF5"/>
    <w:rsid w:val="2849D1C6"/>
    <w:rsid w:val="286B1814"/>
    <w:rsid w:val="28C72F00"/>
    <w:rsid w:val="28CC237E"/>
    <w:rsid w:val="28E4B463"/>
    <w:rsid w:val="290A015B"/>
    <w:rsid w:val="295356A2"/>
    <w:rsid w:val="2989D382"/>
    <w:rsid w:val="29B4EF5E"/>
    <w:rsid w:val="29D59545"/>
    <w:rsid w:val="29D6CD0D"/>
    <w:rsid w:val="2A1C1451"/>
    <w:rsid w:val="2A21CD93"/>
    <w:rsid w:val="2A29C353"/>
    <w:rsid w:val="2A48F1A2"/>
    <w:rsid w:val="2A7AABAD"/>
    <w:rsid w:val="2A929F8D"/>
    <w:rsid w:val="2A969AA3"/>
    <w:rsid w:val="2B11F980"/>
    <w:rsid w:val="2B2AFEC7"/>
    <w:rsid w:val="2B35972A"/>
    <w:rsid w:val="2B3CA4D9"/>
    <w:rsid w:val="2BAB2AFD"/>
    <w:rsid w:val="2BFAC758"/>
    <w:rsid w:val="2C08383D"/>
    <w:rsid w:val="2C0974CB"/>
    <w:rsid w:val="2C1EC7C8"/>
    <w:rsid w:val="2C528298"/>
    <w:rsid w:val="2C71210C"/>
    <w:rsid w:val="2CA02610"/>
    <w:rsid w:val="2CEC196B"/>
    <w:rsid w:val="2CF2E914"/>
    <w:rsid w:val="2D07046A"/>
    <w:rsid w:val="2D0F886D"/>
    <w:rsid w:val="2D197840"/>
    <w:rsid w:val="2D2BEE0A"/>
    <w:rsid w:val="2D478999"/>
    <w:rsid w:val="2D7ACC39"/>
    <w:rsid w:val="2D8630DA"/>
    <w:rsid w:val="2DC79AF0"/>
    <w:rsid w:val="2DCDC113"/>
    <w:rsid w:val="2DDA48F2"/>
    <w:rsid w:val="2E06E511"/>
    <w:rsid w:val="2E2D8B05"/>
    <w:rsid w:val="2E57B413"/>
    <w:rsid w:val="2E69D725"/>
    <w:rsid w:val="2E9A4A04"/>
    <w:rsid w:val="2ECB69CA"/>
    <w:rsid w:val="2F071A3A"/>
    <w:rsid w:val="2F6AE7A2"/>
    <w:rsid w:val="2F7988F4"/>
    <w:rsid w:val="2FA5D95C"/>
    <w:rsid w:val="2FB41FD6"/>
    <w:rsid w:val="2FD4F9B3"/>
    <w:rsid w:val="2FEB67C3"/>
    <w:rsid w:val="301070ED"/>
    <w:rsid w:val="30189049"/>
    <w:rsid w:val="301ECD9D"/>
    <w:rsid w:val="3023DA83"/>
    <w:rsid w:val="302B6267"/>
    <w:rsid w:val="30351C42"/>
    <w:rsid w:val="30B97893"/>
    <w:rsid w:val="31062C1E"/>
    <w:rsid w:val="31220210"/>
    <w:rsid w:val="31338E47"/>
    <w:rsid w:val="3142A489"/>
    <w:rsid w:val="31466839"/>
    <w:rsid w:val="314B177A"/>
    <w:rsid w:val="314E2A41"/>
    <w:rsid w:val="31C7B19E"/>
    <w:rsid w:val="31FD7674"/>
    <w:rsid w:val="3211FA5A"/>
    <w:rsid w:val="3221E50E"/>
    <w:rsid w:val="322E2A2C"/>
    <w:rsid w:val="324013F5"/>
    <w:rsid w:val="328810F6"/>
    <w:rsid w:val="32B583D1"/>
    <w:rsid w:val="32B8CEC9"/>
    <w:rsid w:val="32C97B01"/>
    <w:rsid w:val="32EB2643"/>
    <w:rsid w:val="331B28F0"/>
    <w:rsid w:val="33236F8A"/>
    <w:rsid w:val="33572399"/>
    <w:rsid w:val="335AE69D"/>
    <w:rsid w:val="337F1C81"/>
    <w:rsid w:val="33815C65"/>
    <w:rsid w:val="33BB6679"/>
    <w:rsid w:val="33D0E560"/>
    <w:rsid w:val="33D51D2B"/>
    <w:rsid w:val="340E0CD7"/>
    <w:rsid w:val="3414AD5F"/>
    <w:rsid w:val="345F8B38"/>
    <w:rsid w:val="3496DA2C"/>
    <w:rsid w:val="34AD0697"/>
    <w:rsid w:val="34B6F951"/>
    <w:rsid w:val="34DD564B"/>
    <w:rsid w:val="3540124E"/>
    <w:rsid w:val="3547F4AE"/>
    <w:rsid w:val="354D9175"/>
    <w:rsid w:val="356E3495"/>
    <w:rsid w:val="358D9884"/>
    <w:rsid w:val="35A66CEE"/>
    <w:rsid w:val="35B07DC0"/>
    <w:rsid w:val="35D0EE3A"/>
    <w:rsid w:val="35ECC5CD"/>
    <w:rsid w:val="35FF24BB"/>
    <w:rsid w:val="3618944B"/>
    <w:rsid w:val="36492320"/>
    <w:rsid w:val="3667FF1C"/>
    <w:rsid w:val="3668019A"/>
    <w:rsid w:val="36A0EE97"/>
    <w:rsid w:val="36AEA7C4"/>
    <w:rsid w:val="36B8A198"/>
    <w:rsid w:val="36C883F6"/>
    <w:rsid w:val="36CC4320"/>
    <w:rsid w:val="370D19EA"/>
    <w:rsid w:val="372E20A0"/>
    <w:rsid w:val="37320396"/>
    <w:rsid w:val="37509DC1"/>
    <w:rsid w:val="377907BF"/>
    <w:rsid w:val="3779DC70"/>
    <w:rsid w:val="37CAB9C0"/>
    <w:rsid w:val="37F7C809"/>
    <w:rsid w:val="37FB3C50"/>
    <w:rsid w:val="3803951A"/>
    <w:rsid w:val="38049739"/>
    <w:rsid w:val="38681381"/>
    <w:rsid w:val="387585A3"/>
    <w:rsid w:val="38C30095"/>
    <w:rsid w:val="38D00A65"/>
    <w:rsid w:val="38FF58BD"/>
    <w:rsid w:val="393F5C65"/>
    <w:rsid w:val="395E2CA8"/>
    <w:rsid w:val="396F4A85"/>
    <w:rsid w:val="39840BB8"/>
    <w:rsid w:val="399982E8"/>
    <w:rsid w:val="39E9A747"/>
    <w:rsid w:val="3A0436CB"/>
    <w:rsid w:val="3A24038A"/>
    <w:rsid w:val="3A25ED38"/>
    <w:rsid w:val="3A431196"/>
    <w:rsid w:val="3A52A326"/>
    <w:rsid w:val="3AAABB35"/>
    <w:rsid w:val="3ABE8CB2"/>
    <w:rsid w:val="3ACA7151"/>
    <w:rsid w:val="3AEE1BA9"/>
    <w:rsid w:val="3B074664"/>
    <w:rsid w:val="3B0CAC55"/>
    <w:rsid w:val="3B0E0EF4"/>
    <w:rsid w:val="3B22A10F"/>
    <w:rsid w:val="3B3C37FB"/>
    <w:rsid w:val="3B554EA3"/>
    <w:rsid w:val="3B659786"/>
    <w:rsid w:val="3B6F216A"/>
    <w:rsid w:val="3BC70FB7"/>
    <w:rsid w:val="3C0A739B"/>
    <w:rsid w:val="3C1FBF44"/>
    <w:rsid w:val="3C414F8E"/>
    <w:rsid w:val="3C45CD0F"/>
    <w:rsid w:val="3C5FB36D"/>
    <w:rsid w:val="3C8E4C37"/>
    <w:rsid w:val="3CD16ABB"/>
    <w:rsid w:val="3CDA9934"/>
    <w:rsid w:val="3CDE9FDB"/>
    <w:rsid w:val="3CEEC8F1"/>
    <w:rsid w:val="3D20583B"/>
    <w:rsid w:val="3D332868"/>
    <w:rsid w:val="3DCB16FF"/>
    <w:rsid w:val="3DD6BE67"/>
    <w:rsid w:val="3E2E8805"/>
    <w:rsid w:val="3E709542"/>
    <w:rsid w:val="3E837FFD"/>
    <w:rsid w:val="3E8BF5FB"/>
    <w:rsid w:val="3E95F027"/>
    <w:rsid w:val="3E990BC1"/>
    <w:rsid w:val="3EC1B0CC"/>
    <w:rsid w:val="3ED0ECEA"/>
    <w:rsid w:val="3EDD9C65"/>
    <w:rsid w:val="3EE202E1"/>
    <w:rsid w:val="3F317AFA"/>
    <w:rsid w:val="3F5D48CC"/>
    <w:rsid w:val="3F72E88B"/>
    <w:rsid w:val="3F80F611"/>
    <w:rsid w:val="3F817BA6"/>
    <w:rsid w:val="3F8DA6F3"/>
    <w:rsid w:val="3FA62AAB"/>
    <w:rsid w:val="3FCBF6A8"/>
    <w:rsid w:val="4001A83B"/>
    <w:rsid w:val="400802CB"/>
    <w:rsid w:val="402733FC"/>
    <w:rsid w:val="40C392E5"/>
    <w:rsid w:val="40C4EDE4"/>
    <w:rsid w:val="412D3043"/>
    <w:rsid w:val="4141D762"/>
    <w:rsid w:val="418A02FE"/>
    <w:rsid w:val="41ACC98B"/>
    <w:rsid w:val="41C85965"/>
    <w:rsid w:val="41C9D118"/>
    <w:rsid w:val="42992563"/>
    <w:rsid w:val="429F7990"/>
    <w:rsid w:val="42CF1204"/>
    <w:rsid w:val="42F92FEC"/>
    <w:rsid w:val="4302B8BA"/>
    <w:rsid w:val="430EC14E"/>
    <w:rsid w:val="43194657"/>
    <w:rsid w:val="434B14B0"/>
    <w:rsid w:val="434C1010"/>
    <w:rsid w:val="4356F120"/>
    <w:rsid w:val="4367F297"/>
    <w:rsid w:val="43851892"/>
    <w:rsid w:val="43BB1184"/>
    <w:rsid w:val="43CE5A8F"/>
    <w:rsid w:val="43D04232"/>
    <w:rsid w:val="43D98003"/>
    <w:rsid w:val="43DB5B82"/>
    <w:rsid w:val="43F5F943"/>
    <w:rsid w:val="440831A7"/>
    <w:rsid w:val="443E370F"/>
    <w:rsid w:val="443FE59B"/>
    <w:rsid w:val="44400D57"/>
    <w:rsid w:val="445BEAE9"/>
    <w:rsid w:val="446C2C93"/>
    <w:rsid w:val="44722083"/>
    <w:rsid w:val="4483BADE"/>
    <w:rsid w:val="449127B4"/>
    <w:rsid w:val="44A052D7"/>
    <w:rsid w:val="44A3933F"/>
    <w:rsid w:val="44C892B0"/>
    <w:rsid w:val="4517DF63"/>
    <w:rsid w:val="452307D1"/>
    <w:rsid w:val="455AF3B8"/>
    <w:rsid w:val="458897F9"/>
    <w:rsid w:val="45946E71"/>
    <w:rsid w:val="4598C4F0"/>
    <w:rsid w:val="459B4039"/>
    <w:rsid w:val="45BDDDC0"/>
    <w:rsid w:val="45C659F6"/>
    <w:rsid w:val="45DDC308"/>
    <w:rsid w:val="45E40C7D"/>
    <w:rsid w:val="463B4E2F"/>
    <w:rsid w:val="46499FA7"/>
    <w:rsid w:val="4692A792"/>
    <w:rsid w:val="469BB994"/>
    <w:rsid w:val="46A41CB5"/>
    <w:rsid w:val="46AFB2F4"/>
    <w:rsid w:val="46B1AB4B"/>
    <w:rsid w:val="46CA28D0"/>
    <w:rsid w:val="46D41DF8"/>
    <w:rsid w:val="46E29F53"/>
    <w:rsid w:val="46F39395"/>
    <w:rsid w:val="4701D65F"/>
    <w:rsid w:val="470864D9"/>
    <w:rsid w:val="4754497F"/>
    <w:rsid w:val="478C0BAB"/>
    <w:rsid w:val="47933C09"/>
    <w:rsid w:val="480A1CDC"/>
    <w:rsid w:val="489B1ED7"/>
    <w:rsid w:val="48BEDB03"/>
    <w:rsid w:val="48CF3F6D"/>
    <w:rsid w:val="48D39274"/>
    <w:rsid w:val="48D7464E"/>
    <w:rsid w:val="48F7A1C4"/>
    <w:rsid w:val="49537A5A"/>
    <w:rsid w:val="496C299B"/>
    <w:rsid w:val="4980440F"/>
    <w:rsid w:val="49A698B6"/>
    <w:rsid w:val="49BE5ABF"/>
    <w:rsid w:val="4A79EF4C"/>
    <w:rsid w:val="4A7E93B8"/>
    <w:rsid w:val="4A8D1931"/>
    <w:rsid w:val="4AC4ADC3"/>
    <w:rsid w:val="4AFB8D26"/>
    <w:rsid w:val="4B57BAA0"/>
    <w:rsid w:val="4B5DE14A"/>
    <w:rsid w:val="4BC97CC7"/>
    <w:rsid w:val="4BF29231"/>
    <w:rsid w:val="4C24E2CF"/>
    <w:rsid w:val="4C259A39"/>
    <w:rsid w:val="4C335635"/>
    <w:rsid w:val="4C9BAB01"/>
    <w:rsid w:val="4C9BB17C"/>
    <w:rsid w:val="4CF90C5A"/>
    <w:rsid w:val="4D08D51E"/>
    <w:rsid w:val="4D08F67B"/>
    <w:rsid w:val="4D146225"/>
    <w:rsid w:val="4D4D721B"/>
    <w:rsid w:val="4D9268A0"/>
    <w:rsid w:val="4DB63610"/>
    <w:rsid w:val="4DC4FB24"/>
    <w:rsid w:val="4DD38E44"/>
    <w:rsid w:val="4DED9482"/>
    <w:rsid w:val="4DF7EAC3"/>
    <w:rsid w:val="4E202B88"/>
    <w:rsid w:val="4E334740"/>
    <w:rsid w:val="4E66B124"/>
    <w:rsid w:val="4E87C790"/>
    <w:rsid w:val="4E89DF05"/>
    <w:rsid w:val="4E8AFD1C"/>
    <w:rsid w:val="4E8F5258"/>
    <w:rsid w:val="4EB18F2F"/>
    <w:rsid w:val="4EB7782B"/>
    <w:rsid w:val="4EBCDC34"/>
    <w:rsid w:val="4F717547"/>
    <w:rsid w:val="4FF1F095"/>
    <w:rsid w:val="4FF92C83"/>
    <w:rsid w:val="50373306"/>
    <w:rsid w:val="5040F220"/>
    <w:rsid w:val="504324D5"/>
    <w:rsid w:val="509D3E02"/>
    <w:rsid w:val="50A03757"/>
    <w:rsid w:val="50EC7A29"/>
    <w:rsid w:val="514CCDC1"/>
    <w:rsid w:val="51549112"/>
    <w:rsid w:val="51FF2E7D"/>
    <w:rsid w:val="523026DF"/>
    <w:rsid w:val="525A5764"/>
    <w:rsid w:val="52A91609"/>
    <w:rsid w:val="52B1D1D5"/>
    <w:rsid w:val="52F65DE6"/>
    <w:rsid w:val="53126621"/>
    <w:rsid w:val="531EC575"/>
    <w:rsid w:val="5325A451"/>
    <w:rsid w:val="534A9274"/>
    <w:rsid w:val="534F9FF9"/>
    <w:rsid w:val="536C2E54"/>
    <w:rsid w:val="5375F08A"/>
    <w:rsid w:val="53928906"/>
    <w:rsid w:val="53B72E8E"/>
    <w:rsid w:val="53B95032"/>
    <w:rsid w:val="543BD078"/>
    <w:rsid w:val="54426435"/>
    <w:rsid w:val="54C727EC"/>
    <w:rsid w:val="54CDE04A"/>
    <w:rsid w:val="55048728"/>
    <w:rsid w:val="5510D2D1"/>
    <w:rsid w:val="55168298"/>
    <w:rsid w:val="552503B0"/>
    <w:rsid w:val="552CBCBA"/>
    <w:rsid w:val="5546FDAE"/>
    <w:rsid w:val="55615F76"/>
    <w:rsid w:val="5574A1E4"/>
    <w:rsid w:val="557FE8A5"/>
    <w:rsid w:val="55F84838"/>
    <w:rsid w:val="55FBA11A"/>
    <w:rsid w:val="5630F1E6"/>
    <w:rsid w:val="56384C3B"/>
    <w:rsid w:val="56396BC5"/>
    <w:rsid w:val="563F842C"/>
    <w:rsid w:val="564781C5"/>
    <w:rsid w:val="564D56A1"/>
    <w:rsid w:val="5650412C"/>
    <w:rsid w:val="56647287"/>
    <w:rsid w:val="56F88CB8"/>
    <w:rsid w:val="5711788F"/>
    <w:rsid w:val="5772F4FC"/>
    <w:rsid w:val="577AB62C"/>
    <w:rsid w:val="5793E921"/>
    <w:rsid w:val="57A2ED5B"/>
    <w:rsid w:val="57E366E9"/>
    <w:rsid w:val="57F50359"/>
    <w:rsid w:val="57FF1C9E"/>
    <w:rsid w:val="581755D2"/>
    <w:rsid w:val="58189A56"/>
    <w:rsid w:val="5863AA02"/>
    <w:rsid w:val="5873A681"/>
    <w:rsid w:val="588B3073"/>
    <w:rsid w:val="588FFA38"/>
    <w:rsid w:val="58B3FD59"/>
    <w:rsid w:val="58D5894F"/>
    <w:rsid w:val="58F05239"/>
    <w:rsid w:val="58FF2F30"/>
    <w:rsid w:val="5908B94A"/>
    <w:rsid w:val="59271529"/>
    <w:rsid w:val="595EB967"/>
    <w:rsid w:val="59978D12"/>
    <w:rsid w:val="5999B6D2"/>
    <w:rsid w:val="59A71D43"/>
    <w:rsid w:val="59EDC4C6"/>
    <w:rsid w:val="5A1E6BE1"/>
    <w:rsid w:val="5A32BBB5"/>
    <w:rsid w:val="5A4E9ECC"/>
    <w:rsid w:val="5A8A149E"/>
    <w:rsid w:val="5AA3E0B1"/>
    <w:rsid w:val="5AB2FF74"/>
    <w:rsid w:val="5ABBD162"/>
    <w:rsid w:val="5ACDA75B"/>
    <w:rsid w:val="5AEDE5A0"/>
    <w:rsid w:val="5B3121D3"/>
    <w:rsid w:val="5B346AFA"/>
    <w:rsid w:val="5B35218F"/>
    <w:rsid w:val="5B589EEF"/>
    <w:rsid w:val="5B718832"/>
    <w:rsid w:val="5B74F5B9"/>
    <w:rsid w:val="5B843EE5"/>
    <w:rsid w:val="5BB5D15D"/>
    <w:rsid w:val="5BBE2A1F"/>
    <w:rsid w:val="5BC414E4"/>
    <w:rsid w:val="5C87E661"/>
    <w:rsid w:val="5CBDEE53"/>
    <w:rsid w:val="5CD3CD83"/>
    <w:rsid w:val="5D012949"/>
    <w:rsid w:val="5D2FFD16"/>
    <w:rsid w:val="5D78033F"/>
    <w:rsid w:val="5E394B19"/>
    <w:rsid w:val="5E536753"/>
    <w:rsid w:val="5E869756"/>
    <w:rsid w:val="5EA7B3BD"/>
    <w:rsid w:val="5EC5F30C"/>
    <w:rsid w:val="5ECD6EEC"/>
    <w:rsid w:val="5F48DCE2"/>
    <w:rsid w:val="5F66AB67"/>
    <w:rsid w:val="5F78097F"/>
    <w:rsid w:val="5F782149"/>
    <w:rsid w:val="5FB50A2A"/>
    <w:rsid w:val="5FD71FFC"/>
    <w:rsid w:val="5FE1A2C9"/>
    <w:rsid w:val="5FF9F296"/>
    <w:rsid w:val="60163789"/>
    <w:rsid w:val="60344D83"/>
    <w:rsid w:val="60576E6A"/>
    <w:rsid w:val="60667872"/>
    <w:rsid w:val="607188BB"/>
    <w:rsid w:val="6079D6F2"/>
    <w:rsid w:val="609384E9"/>
    <w:rsid w:val="609F777B"/>
    <w:rsid w:val="6110F4D0"/>
    <w:rsid w:val="612D0B09"/>
    <w:rsid w:val="6152684E"/>
    <w:rsid w:val="61640694"/>
    <w:rsid w:val="61723CE1"/>
    <w:rsid w:val="619F912C"/>
    <w:rsid w:val="61E57789"/>
    <w:rsid w:val="61ED0D82"/>
    <w:rsid w:val="6211340F"/>
    <w:rsid w:val="6228E81F"/>
    <w:rsid w:val="622960FD"/>
    <w:rsid w:val="6253DE82"/>
    <w:rsid w:val="625FACCB"/>
    <w:rsid w:val="62604039"/>
    <w:rsid w:val="626D5BCD"/>
    <w:rsid w:val="62C352F5"/>
    <w:rsid w:val="630B11A1"/>
    <w:rsid w:val="632E2E54"/>
    <w:rsid w:val="638EAAF2"/>
    <w:rsid w:val="63AD0470"/>
    <w:rsid w:val="63B7E2E6"/>
    <w:rsid w:val="63DD62DA"/>
    <w:rsid w:val="64001216"/>
    <w:rsid w:val="647BE305"/>
    <w:rsid w:val="648869FF"/>
    <w:rsid w:val="64903539"/>
    <w:rsid w:val="6491857A"/>
    <w:rsid w:val="64A498E3"/>
    <w:rsid w:val="64AEBF87"/>
    <w:rsid w:val="64B5BF0E"/>
    <w:rsid w:val="64BB4D19"/>
    <w:rsid w:val="6516EA6A"/>
    <w:rsid w:val="6551BF26"/>
    <w:rsid w:val="65C57B62"/>
    <w:rsid w:val="65D38890"/>
    <w:rsid w:val="65DBECCB"/>
    <w:rsid w:val="65F24FBD"/>
    <w:rsid w:val="66A9F541"/>
    <w:rsid w:val="66B743B9"/>
    <w:rsid w:val="66BB48EE"/>
    <w:rsid w:val="6700B283"/>
    <w:rsid w:val="675EB1E2"/>
    <w:rsid w:val="6777BD2C"/>
    <w:rsid w:val="67B4D910"/>
    <w:rsid w:val="67C22D96"/>
    <w:rsid w:val="67E1EDB3"/>
    <w:rsid w:val="67F1369A"/>
    <w:rsid w:val="68667DB4"/>
    <w:rsid w:val="68B1EA4F"/>
    <w:rsid w:val="68C116A0"/>
    <w:rsid w:val="68FA458B"/>
    <w:rsid w:val="691ACE34"/>
    <w:rsid w:val="69694F19"/>
    <w:rsid w:val="69837E2D"/>
    <w:rsid w:val="69859531"/>
    <w:rsid w:val="698E732F"/>
    <w:rsid w:val="6996A2F3"/>
    <w:rsid w:val="699F1723"/>
    <w:rsid w:val="69B708DC"/>
    <w:rsid w:val="69C6282E"/>
    <w:rsid w:val="69E90EBB"/>
    <w:rsid w:val="69EA3AD3"/>
    <w:rsid w:val="6A135DFA"/>
    <w:rsid w:val="6A5CD84B"/>
    <w:rsid w:val="6A6F866B"/>
    <w:rsid w:val="6A81B1B5"/>
    <w:rsid w:val="6A8ECAC0"/>
    <w:rsid w:val="6A90A1CE"/>
    <w:rsid w:val="6AE0204F"/>
    <w:rsid w:val="6AF36A3E"/>
    <w:rsid w:val="6B051F7A"/>
    <w:rsid w:val="6B1FB335"/>
    <w:rsid w:val="6B7280D9"/>
    <w:rsid w:val="6B86CBFB"/>
    <w:rsid w:val="6BAB9547"/>
    <w:rsid w:val="6BCCA90D"/>
    <w:rsid w:val="6BDA6575"/>
    <w:rsid w:val="6BF37790"/>
    <w:rsid w:val="6C23AAB5"/>
    <w:rsid w:val="6C5C261A"/>
    <w:rsid w:val="6C638BD2"/>
    <w:rsid w:val="6C8CD0B0"/>
    <w:rsid w:val="6C9A6743"/>
    <w:rsid w:val="6CBC10E3"/>
    <w:rsid w:val="6D37BBF7"/>
    <w:rsid w:val="6D448CF1"/>
    <w:rsid w:val="6D7C2864"/>
    <w:rsid w:val="6DB3052F"/>
    <w:rsid w:val="6DB9E0D8"/>
    <w:rsid w:val="6DDBDD06"/>
    <w:rsid w:val="6E030FD7"/>
    <w:rsid w:val="6E4A006C"/>
    <w:rsid w:val="6E531F97"/>
    <w:rsid w:val="6E7DBB89"/>
    <w:rsid w:val="6E83DE12"/>
    <w:rsid w:val="6EAC1ACC"/>
    <w:rsid w:val="6EC81815"/>
    <w:rsid w:val="6F0473B1"/>
    <w:rsid w:val="6F0B72A5"/>
    <w:rsid w:val="6F36D5A8"/>
    <w:rsid w:val="6F3CC9B7"/>
    <w:rsid w:val="6F403E23"/>
    <w:rsid w:val="6F4AB243"/>
    <w:rsid w:val="6FA87377"/>
    <w:rsid w:val="6FEA9A69"/>
    <w:rsid w:val="70028E2F"/>
    <w:rsid w:val="70218421"/>
    <w:rsid w:val="7029CE52"/>
    <w:rsid w:val="703D261E"/>
    <w:rsid w:val="7050D137"/>
    <w:rsid w:val="706A5D71"/>
    <w:rsid w:val="70A31F4C"/>
    <w:rsid w:val="70A9DEA2"/>
    <w:rsid w:val="70EB11A1"/>
    <w:rsid w:val="7147677E"/>
    <w:rsid w:val="715D89A3"/>
    <w:rsid w:val="7175D673"/>
    <w:rsid w:val="718EF4B9"/>
    <w:rsid w:val="71D67FCA"/>
    <w:rsid w:val="71DD9494"/>
    <w:rsid w:val="71F1F985"/>
    <w:rsid w:val="71F50374"/>
    <w:rsid w:val="724DA27F"/>
    <w:rsid w:val="727A04ED"/>
    <w:rsid w:val="72909721"/>
    <w:rsid w:val="72B7449C"/>
    <w:rsid w:val="72D27383"/>
    <w:rsid w:val="72E411DA"/>
    <w:rsid w:val="730F570B"/>
    <w:rsid w:val="73155233"/>
    <w:rsid w:val="73309187"/>
    <w:rsid w:val="7359B1AA"/>
    <w:rsid w:val="7360D79C"/>
    <w:rsid w:val="73A6F9CB"/>
    <w:rsid w:val="73C0834A"/>
    <w:rsid w:val="73C1637D"/>
    <w:rsid w:val="73D693AD"/>
    <w:rsid w:val="73E4EB5C"/>
    <w:rsid w:val="73F24D5E"/>
    <w:rsid w:val="73F2608E"/>
    <w:rsid w:val="74165E86"/>
    <w:rsid w:val="74277C4A"/>
    <w:rsid w:val="747E7500"/>
    <w:rsid w:val="74D53671"/>
    <w:rsid w:val="75548884"/>
    <w:rsid w:val="755A98D1"/>
    <w:rsid w:val="7570865D"/>
    <w:rsid w:val="759FC4B3"/>
    <w:rsid w:val="75FE8C9E"/>
    <w:rsid w:val="761A53D2"/>
    <w:rsid w:val="7624FC5F"/>
    <w:rsid w:val="7639CA78"/>
    <w:rsid w:val="7650C400"/>
    <w:rsid w:val="7675A226"/>
    <w:rsid w:val="767ECB99"/>
    <w:rsid w:val="76940001"/>
    <w:rsid w:val="76B0D2FE"/>
    <w:rsid w:val="76BB9421"/>
    <w:rsid w:val="772956A8"/>
    <w:rsid w:val="772A61EE"/>
    <w:rsid w:val="77462499"/>
    <w:rsid w:val="7756F063"/>
    <w:rsid w:val="777735AB"/>
    <w:rsid w:val="778AB5BF"/>
    <w:rsid w:val="778D2928"/>
    <w:rsid w:val="779879EA"/>
    <w:rsid w:val="77DB98BC"/>
    <w:rsid w:val="77F39A69"/>
    <w:rsid w:val="7806B110"/>
    <w:rsid w:val="78171706"/>
    <w:rsid w:val="781A36F6"/>
    <w:rsid w:val="78711BB4"/>
    <w:rsid w:val="787783A0"/>
    <w:rsid w:val="787E3BF9"/>
    <w:rsid w:val="7880A83A"/>
    <w:rsid w:val="78946FF9"/>
    <w:rsid w:val="78978F5A"/>
    <w:rsid w:val="78BA55B8"/>
    <w:rsid w:val="78E1F4FA"/>
    <w:rsid w:val="78E53D6A"/>
    <w:rsid w:val="78EADC07"/>
    <w:rsid w:val="78F56941"/>
    <w:rsid w:val="78FABAF9"/>
    <w:rsid w:val="79059088"/>
    <w:rsid w:val="791B53A8"/>
    <w:rsid w:val="795D9ECD"/>
    <w:rsid w:val="79AFE0FF"/>
    <w:rsid w:val="79B855AB"/>
    <w:rsid w:val="79C7FEDC"/>
    <w:rsid w:val="79E17A33"/>
    <w:rsid w:val="79F31535"/>
    <w:rsid w:val="79FB7CEF"/>
    <w:rsid w:val="7A28AFAE"/>
    <w:rsid w:val="7A8D12CD"/>
    <w:rsid w:val="7A95EE98"/>
    <w:rsid w:val="7ACB510C"/>
    <w:rsid w:val="7AECD74D"/>
    <w:rsid w:val="7B10BCD8"/>
    <w:rsid w:val="7B190372"/>
    <w:rsid w:val="7B4BB160"/>
    <w:rsid w:val="7B4DB6A4"/>
    <w:rsid w:val="7B57BDBA"/>
    <w:rsid w:val="7B5B531E"/>
    <w:rsid w:val="7B5C48BC"/>
    <w:rsid w:val="7B659FB4"/>
    <w:rsid w:val="7B7F75D0"/>
    <w:rsid w:val="7B82B964"/>
    <w:rsid w:val="7BB3B21E"/>
    <w:rsid w:val="7BD30CA1"/>
    <w:rsid w:val="7BDB2083"/>
    <w:rsid w:val="7C0571BB"/>
    <w:rsid w:val="7C468074"/>
    <w:rsid w:val="7C46C2F6"/>
    <w:rsid w:val="7CAFD246"/>
    <w:rsid w:val="7CCAB296"/>
    <w:rsid w:val="7CFA1AB9"/>
    <w:rsid w:val="7D0C914D"/>
    <w:rsid w:val="7D1EA3F2"/>
    <w:rsid w:val="7D3BECAF"/>
    <w:rsid w:val="7D3F55AF"/>
    <w:rsid w:val="7D3F88C1"/>
    <w:rsid w:val="7DAF5461"/>
    <w:rsid w:val="7DCF16CB"/>
    <w:rsid w:val="7E099E83"/>
    <w:rsid w:val="7E1A15FE"/>
    <w:rsid w:val="7E799AB6"/>
    <w:rsid w:val="7EB83A43"/>
    <w:rsid w:val="7EC70BC0"/>
    <w:rsid w:val="7EC87065"/>
    <w:rsid w:val="7F014B63"/>
    <w:rsid w:val="7F1CCEC9"/>
    <w:rsid w:val="7F2A307F"/>
    <w:rsid w:val="7F3F5136"/>
    <w:rsid w:val="7F44756F"/>
    <w:rsid w:val="7F53003A"/>
    <w:rsid w:val="7FC8B97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2E6F7"/>
  <w15:chartTrackingRefBased/>
  <w15:docId w15:val="{66CDDD52-66E2-4EDB-B347-A980ED085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187"/>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D4E"/>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3E3456"/>
    <w:rPr>
      <w:b/>
      <w:bCs/>
    </w:rPr>
  </w:style>
  <w:style w:type="character" w:customStyle="1" w:styleId="CommentSubjectChar">
    <w:name w:val="Comment Subject Char"/>
    <w:basedOn w:val="CommentTextChar"/>
    <w:link w:val="CommentSubject"/>
    <w:uiPriority w:val="99"/>
    <w:semiHidden/>
    <w:rsid w:val="003E3456"/>
    <w:rPr>
      <w:b/>
      <w:bCs/>
      <w:sz w:val="20"/>
      <w:szCs w:val="20"/>
    </w:rPr>
  </w:style>
  <w:style w:type="character" w:styleId="Hyperlink">
    <w:name w:val="Hyperlink"/>
    <w:basedOn w:val="DefaultParagraphFont"/>
    <w:uiPriority w:val="99"/>
    <w:unhideWhenUsed/>
    <w:rsid w:val="0049678B"/>
    <w:rPr>
      <w:color w:val="0563C1" w:themeColor="hyperlink"/>
      <w:u w:val="single"/>
    </w:rPr>
  </w:style>
  <w:style w:type="character" w:styleId="UnresolvedMention">
    <w:name w:val="Unresolved Mention"/>
    <w:basedOn w:val="DefaultParagraphFont"/>
    <w:uiPriority w:val="99"/>
    <w:semiHidden/>
    <w:unhideWhenUsed/>
    <w:rsid w:val="0049678B"/>
    <w:rPr>
      <w:color w:val="605E5C"/>
      <w:shd w:val="clear" w:color="auto" w:fill="E1DFDD"/>
    </w:rPr>
  </w:style>
  <w:style w:type="character" w:styleId="FollowedHyperlink">
    <w:name w:val="FollowedHyperlink"/>
    <w:basedOn w:val="DefaultParagraphFont"/>
    <w:uiPriority w:val="99"/>
    <w:semiHidden/>
    <w:unhideWhenUsed/>
    <w:rsid w:val="00C00204"/>
    <w:rPr>
      <w:color w:val="954F72" w:themeColor="followedHyperlink"/>
      <w:u w:val="single"/>
    </w:rPr>
  </w:style>
  <w:style w:type="character" w:customStyle="1" w:styleId="Heading1Char">
    <w:name w:val="Heading 1 Char"/>
    <w:basedOn w:val="DefaultParagraphFont"/>
    <w:link w:val="Heading1"/>
    <w:uiPriority w:val="9"/>
    <w:rsid w:val="005D6187"/>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093068">
      <w:bodyDiv w:val="1"/>
      <w:marLeft w:val="0"/>
      <w:marRight w:val="0"/>
      <w:marTop w:val="0"/>
      <w:marBottom w:val="0"/>
      <w:divBdr>
        <w:top w:val="none" w:sz="0" w:space="0" w:color="auto"/>
        <w:left w:val="none" w:sz="0" w:space="0" w:color="auto"/>
        <w:bottom w:val="none" w:sz="0" w:space="0" w:color="auto"/>
        <w:right w:val="none" w:sz="0" w:space="0" w:color="auto"/>
      </w:divBdr>
    </w:div>
    <w:div w:id="824129192">
      <w:bodyDiv w:val="1"/>
      <w:marLeft w:val="0"/>
      <w:marRight w:val="0"/>
      <w:marTop w:val="0"/>
      <w:marBottom w:val="0"/>
      <w:divBdr>
        <w:top w:val="none" w:sz="0" w:space="0" w:color="auto"/>
        <w:left w:val="none" w:sz="0" w:space="0" w:color="auto"/>
        <w:bottom w:val="none" w:sz="0" w:space="0" w:color="auto"/>
        <w:right w:val="none" w:sz="0" w:space="0" w:color="auto"/>
      </w:divBdr>
      <w:divsChild>
        <w:div w:id="971524843">
          <w:marLeft w:val="0"/>
          <w:marRight w:val="0"/>
          <w:marTop w:val="0"/>
          <w:marBottom w:val="0"/>
          <w:divBdr>
            <w:top w:val="none" w:sz="0" w:space="0" w:color="auto"/>
            <w:left w:val="none" w:sz="0" w:space="0" w:color="auto"/>
            <w:bottom w:val="none" w:sz="0" w:space="0" w:color="auto"/>
            <w:right w:val="none" w:sz="0" w:space="0" w:color="auto"/>
          </w:divBdr>
          <w:divsChild>
            <w:div w:id="682825603">
              <w:marLeft w:val="0"/>
              <w:marRight w:val="0"/>
              <w:marTop w:val="0"/>
              <w:marBottom w:val="0"/>
              <w:divBdr>
                <w:top w:val="none" w:sz="0" w:space="0" w:color="auto"/>
                <w:left w:val="none" w:sz="0" w:space="0" w:color="auto"/>
                <w:bottom w:val="none" w:sz="0" w:space="0" w:color="auto"/>
                <w:right w:val="none" w:sz="0" w:space="0" w:color="auto"/>
              </w:divBdr>
            </w:div>
            <w:div w:id="1508445288">
              <w:marLeft w:val="0"/>
              <w:marRight w:val="0"/>
              <w:marTop w:val="0"/>
              <w:marBottom w:val="0"/>
              <w:divBdr>
                <w:top w:val="none" w:sz="0" w:space="0" w:color="auto"/>
                <w:left w:val="none" w:sz="0" w:space="0" w:color="auto"/>
                <w:bottom w:val="none" w:sz="0" w:space="0" w:color="auto"/>
                <w:right w:val="none" w:sz="0" w:space="0" w:color="auto"/>
              </w:divBdr>
            </w:div>
            <w:div w:id="1918978363">
              <w:marLeft w:val="0"/>
              <w:marRight w:val="0"/>
              <w:marTop w:val="0"/>
              <w:marBottom w:val="0"/>
              <w:divBdr>
                <w:top w:val="none" w:sz="0" w:space="0" w:color="auto"/>
                <w:left w:val="none" w:sz="0" w:space="0" w:color="auto"/>
                <w:bottom w:val="none" w:sz="0" w:space="0" w:color="auto"/>
                <w:right w:val="none" w:sz="0" w:space="0" w:color="auto"/>
              </w:divBdr>
            </w:div>
            <w:div w:id="1860653987">
              <w:marLeft w:val="0"/>
              <w:marRight w:val="0"/>
              <w:marTop w:val="0"/>
              <w:marBottom w:val="0"/>
              <w:divBdr>
                <w:top w:val="none" w:sz="0" w:space="0" w:color="auto"/>
                <w:left w:val="none" w:sz="0" w:space="0" w:color="auto"/>
                <w:bottom w:val="none" w:sz="0" w:space="0" w:color="auto"/>
                <w:right w:val="none" w:sz="0" w:space="0" w:color="auto"/>
              </w:divBdr>
            </w:div>
            <w:div w:id="776825082">
              <w:marLeft w:val="0"/>
              <w:marRight w:val="0"/>
              <w:marTop w:val="0"/>
              <w:marBottom w:val="0"/>
              <w:divBdr>
                <w:top w:val="none" w:sz="0" w:space="0" w:color="auto"/>
                <w:left w:val="none" w:sz="0" w:space="0" w:color="auto"/>
                <w:bottom w:val="none" w:sz="0" w:space="0" w:color="auto"/>
                <w:right w:val="none" w:sz="0" w:space="0" w:color="auto"/>
              </w:divBdr>
            </w:div>
            <w:div w:id="2026395031">
              <w:marLeft w:val="0"/>
              <w:marRight w:val="0"/>
              <w:marTop w:val="0"/>
              <w:marBottom w:val="0"/>
              <w:divBdr>
                <w:top w:val="none" w:sz="0" w:space="0" w:color="auto"/>
                <w:left w:val="none" w:sz="0" w:space="0" w:color="auto"/>
                <w:bottom w:val="none" w:sz="0" w:space="0" w:color="auto"/>
                <w:right w:val="none" w:sz="0" w:space="0" w:color="auto"/>
              </w:divBdr>
            </w:div>
            <w:div w:id="599222062">
              <w:marLeft w:val="0"/>
              <w:marRight w:val="0"/>
              <w:marTop w:val="0"/>
              <w:marBottom w:val="0"/>
              <w:divBdr>
                <w:top w:val="none" w:sz="0" w:space="0" w:color="auto"/>
                <w:left w:val="none" w:sz="0" w:space="0" w:color="auto"/>
                <w:bottom w:val="none" w:sz="0" w:space="0" w:color="auto"/>
                <w:right w:val="none" w:sz="0" w:space="0" w:color="auto"/>
              </w:divBdr>
            </w:div>
            <w:div w:id="2031880840">
              <w:marLeft w:val="0"/>
              <w:marRight w:val="0"/>
              <w:marTop w:val="0"/>
              <w:marBottom w:val="0"/>
              <w:divBdr>
                <w:top w:val="none" w:sz="0" w:space="0" w:color="auto"/>
                <w:left w:val="none" w:sz="0" w:space="0" w:color="auto"/>
                <w:bottom w:val="none" w:sz="0" w:space="0" w:color="auto"/>
                <w:right w:val="none" w:sz="0" w:space="0" w:color="auto"/>
              </w:divBdr>
            </w:div>
            <w:div w:id="207767870">
              <w:marLeft w:val="0"/>
              <w:marRight w:val="0"/>
              <w:marTop w:val="0"/>
              <w:marBottom w:val="0"/>
              <w:divBdr>
                <w:top w:val="none" w:sz="0" w:space="0" w:color="auto"/>
                <w:left w:val="none" w:sz="0" w:space="0" w:color="auto"/>
                <w:bottom w:val="none" w:sz="0" w:space="0" w:color="auto"/>
                <w:right w:val="none" w:sz="0" w:space="0" w:color="auto"/>
              </w:divBdr>
            </w:div>
            <w:div w:id="1618682727">
              <w:marLeft w:val="0"/>
              <w:marRight w:val="0"/>
              <w:marTop w:val="0"/>
              <w:marBottom w:val="0"/>
              <w:divBdr>
                <w:top w:val="none" w:sz="0" w:space="0" w:color="auto"/>
                <w:left w:val="none" w:sz="0" w:space="0" w:color="auto"/>
                <w:bottom w:val="none" w:sz="0" w:space="0" w:color="auto"/>
                <w:right w:val="none" w:sz="0" w:space="0" w:color="auto"/>
              </w:divBdr>
            </w:div>
            <w:div w:id="1252933240">
              <w:marLeft w:val="0"/>
              <w:marRight w:val="0"/>
              <w:marTop w:val="0"/>
              <w:marBottom w:val="0"/>
              <w:divBdr>
                <w:top w:val="none" w:sz="0" w:space="0" w:color="auto"/>
                <w:left w:val="none" w:sz="0" w:space="0" w:color="auto"/>
                <w:bottom w:val="none" w:sz="0" w:space="0" w:color="auto"/>
                <w:right w:val="none" w:sz="0" w:space="0" w:color="auto"/>
              </w:divBdr>
            </w:div>
            <w:div w:id="246967494">
              <w:marLeft w:val="0"/>
              <w:marRight w:val="0"/>
              <w:marTop w:val="0"/>
              <w:marBottom w:val="0"/>
              <w:divBdr>
                <w:top w:val="none" w:sz="0" w:space="0" w:color="auto"/>
                <w:left w:val="none" w:sz="0" w:space="0" w:color="auto"/>
                <w:bottom w:val="none" w:sz="0" w:space="0" w:color="auto"/>
                <w:right w:val="none" w:sz="0" w:space="0" w:color="auto"/>
              </w:divBdr>
            </w:div>
            <w:div w:id="498538981">
              <w:marLeft w:val="0"/>
              <w:marRight w:val="0"/>
              <w:marTop w:val="0"/>
              <w:marBottom w:val="0"/>
              <w:divBdr>
                <w:top w:val="none" w:sz="0" w:space="0" w:color="auto"/>
                <w:left w:val="none" w:sz="0" w:space="0" w:color="auto"/>
                <w:bottom w:val="none" w:sz="0" w:space="0" w:color="auto"/>
                <w:right w:val="none" w:sz="0" w:space="0" w:color="auto"/>
              </w:divBdr>
            </w:div>
            <w:div w:id="79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52309">
      <w:bodyDiv w:val="1"/>
      <w:marLeft w:val="0"/>
      <w:marRight w:val="0"/>
      <w:marTop w:val="0"/>
      <w:marBottom w:val="0"/>
      <w:divBdr>
        <w:top w:val="none" w:sz="0" w:space="0" w:color="auto"/>
        <w:left w:val="none" w:sz="0" w:space="0" w:color="auto"/>
        <w:bottom w:val="none" w:sz="0" w:space="0" w:color="auto"/>
        <w:right w:val="none" w:sz="0" w:space="0" w:color="auto"/>
      </w:divBdr>
      <w:divsChild>
        <w:div w:id="1127044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5DE6E-2415-445F-BDF3-3B4E4BA49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19</Pages>
  <Words>19546</Words>
  <Characters>111416</Characters>
  <Application>Microsoft Office Word</Application>
  <DocSecurity>0</DocSecurity>
  <Lines>928</Lines>
  <Paragraphs>261</Paragraphs>
  <ScaleCrop>false</ScaleCrop>
  <Company>CSIRO</Company>
  <LinksUpToDate>false</LinksUpToDate>
  <CharactersWithSpaces>130701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Holowko, Maciej (L&amp;W, Eveleigh)</dc:creator>
  <cp:keywords/>
  <dc:description/>
  <cp:lastModifiedBy>Holowko, Maciej (L&amp;W, Eveleigh)</cp:lastModifiedBy>
  <cp:revision>1154</cp:revision>
  <dcterms:created xsi:type="dcterms:W3CDTF">2021-07-26T21:38:00Z</dcterms:created>
  <dcterms:modified xsi:type="dcterms:W3CDTF">2021-09-13T23:44:00Z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e490a878-7ff4-33e4-ab6e-02f988041cab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